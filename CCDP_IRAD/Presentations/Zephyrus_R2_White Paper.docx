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11E056" w14:textId="77777777" w:rsidR="00F11B89" w:rsidRPr="001378A7" w:rsidRDefault="00F11B89">
      <w:pPr>
        <w:rPr>
          <w:rFonts w:ascii="Arial" w:hAnsi="Arial" w:cs="Arial"/>
        </w:rPr>
      </w:pPr>
    </w:p>
    <w:p w14:paraId="0AD81764" w14:textId="77777777" w:rsidR="00EC18AC" w:rsidRPr="001378A7" w:rsidRDefault="00EC18AC" w:rsidP="0092359B">
      <w:pPr>
        <w:ind w:firstLine="720"/>
        <w:rPr>
          <w:rFonts w:ascii="Arial" w:hAnsi="Arial" w:cs="Arial"/>
        </w:rPr>
      </w:pPr>
    </w:p>
    <w:p w14:paraId="1F060A22" w14:textId="77777777" w:rsidR="00EC18AC" w:rsidRPr="001378A7" w:rsidRDefault="00EC18AC">
      <w:pPr>
        <w:rPr>
          <w:rFonts w:ascii="Arial" w:hAnsi="Arial" w:cs="Arial"/>
        </w:rPr>
      </w:pPr>
    </w:p>
    <w:p w14:paraId="45BF73AC" w14:textId="77777777" w:rsidR="00EC18AC" w:rsidRPr="001378A7" w:rsidRDefault="00EC18AC" w:rsidP="0092359B">
      <w:pPr>
        <w:rPr>
          <w:rFonts w:ascii="Arial" w:hAnsi="Arial" w:cs="Arial"/>
        </w:rPr>
      </w:pPr>
    </w:p>
    <w:p w14:paraId="5CC56599" w14:textId="77777777" w:rsidR="00EC18AC" w:rsidRPr="001378A7" w:rsidRDefault="00EC18AC">
      <w:pPr>
        <w:rPr>
          <w:rFonts w:ascii="Arial" w:hAnsi="Arial" w:cs="Arial"/>
        </w:rPr>
      </w:pPr>
    </w:p>
    <w:p w14:paraId="1BD78FCD" w14:textId="77777777" w:rsidR="00EC18AC" w:rsidRPr="001378A7" w:rsidRDefault="0092359B" w:rsidP="0092359B">
      <w:pPr>
        <w:tabs>
          <w:tab w:val="left" w:pos="2394"/>
          <w:tab w:val="left" w:pos="3478"/>
        </w:tabs>
        <w:rPr>
          <w:rFonts w:ascii="Arial" w:hAnsi="Arial" w:cs="Arial"/>
        </w:rPr>
      </w:pPr>
      <w:r>
        <w:rPr>
          <w:rFonts w:ascii="Arial" w:hAnsi="Arial" w:cs="Arial"/>
        </w:rPr>
        <w:tab/>
      </w:r>
      <w:r>
        <w:rPr>
          <w:rFonts w:ascii="Arial" w:hAnsi="Arial" w:cs="Arial"/>
        </w:rPr>
        <w:tab/>
      </w:r>
    </w:p>
    <w:p w14:paraId="37B4708F" w14:textId="77777777" w:rsidR="00EC18AC" w:rsidRPr="001378A7" w:rsidRDefault="00EC18AC">
      <w:pPr>
        <w:rPr>
          <w:rFonts w:ascii="Arial" w:hAnsi="Arial" w:cs="Arial"/>
        </w:rPr>
      </w:pPr>
    </w:p>
    <w:p w14:paraId="204EE38F" w14:textId="77777777" w:rsidR="00D947B8" w:rsidRPr="001378A7" w:rsidRDefault="00D947B8" w:rsidP="00D947B8">
      <w:pPr>
        <w:rPr>
          <w:rFonts w:ascii="Arial" w:hAnsi="Arial" w:cs="Arial"/>
        </w:rPr>
      </w:pPr>
    </w:p>
    <w:p w14:paraId="0D7CB4FA" w14:textId="77777777" w:rsidR="00D947B8" w:rsidRPr="001378A7" w:rsidRDefault="00D947B8" w:rsidP="00D947B8">
      <w:pPr>
        <w:rPr>
          <w:rFonts w:ascii="Arial" w:hAnsi="Arial" w:cs="Arial"/>
        </w:rPr>
      </w:pPr>
    </w:p>
    <w:p w14:paraId="22C30989" w14:textId="77777777" w:rsidR="00D67D9F" w:rsidRDefault="00D67D9F" w:rsidP="00AE24CF">
      <w:pPr>
        <w:pStyle w:val="TOC"/>
      </w:pPr>
    </w:p>
    <w:p w14:paraId="2F519620" w14:textId="77777777" w:rsidR="00D67D9F" w:rsidRDefault="00D67D9F" w:rsidP="00AE24CF">
      <w:pPr>
        <w:pStyle w:val="TOC"/>
      </w:pPr>
    </w:p>
    <w:p w14:paraId="67F91CCB" w14:textId="77777777" w:rsidR="00D67D9F" w:rsidRDefault="00D67D9F" w:rsidP="00AE24CF">
      <w:pPr>
        <w:pStyle w:val="TOC"/>
      </w:pPr>
    </w:p>
    <w:p w14:paraId="5AD28969" w14:textId="77777777" w:rsidR="00D67D9F" w:rsidRDefault="00D67D9F" w:rsidP="00AE24CF">
      <w:pPr>
        <w:pStyle w:val="TOC"/>
      </w:pPr>
    </w:p>
    <w:p w14:paraId="59EE700A" w14:textId="77777777" w:rsidR="00D67D9F" w:rsidRDefault="00D67D9F" w:rsidP="00AE24CF">
      <w:pPr>
        <w:pStyle w:val="TOC"/>
      </w:pPr>
    </w:p>
    <w:p w14:paraId="2B4D02E1" w14:textId="77777777" w:rsidR="00D67D9F" w:rsidRDefault="00D67D9F" w:rsidP="00AE24CF">
      <w:pPr>
        <w:pStyle w:val="TOC"/>
      </w:pPr>
    </w:p>
    <w:p w14:paraId="755EB102" w14:textId="77777777" w:rsidR="00D67D9F" w:rsidRDefault="00D67D9F" w:rsidP="00AE24CF">
      <w:pPr>
        <w:pStyle w:val="TOC"/>
      </w:pPr>
    </w:p>
    <w:p w14:paraId="4CB99642" w14:textId="77777777" w:rsidR="00D67D9F" w:rsidRDefault="00D67D9F" w:rsidP="00AE24CF">
      <w:pPr>
        <w:pStyle w:val="TOC"/>
      </w:pPr>
    </w:p>
    <w:p w14:paraId="06C63779" w14:textId="77777777" w:rsidR="00D67D9F" w:rsidRDefault="00D67D9F" w:rsidP="00AE24CF">
      <w:pPr>
        <w:pStyle w:val="TOC"/>
      </w:pPr>
    </w:p>
    <w:p w14:paraId="7D4ADA18" w14:textId="77777777" w:rsidR="00D67D9F" w:rsidRDefault="00D67D9F" w:rsidP="00AE24CF">
      <w:pPr>
        <w:pStyle w:val="TOC"/>
      </w:pPr>
    </w:p>
    <w:p w14:paraId="04378E00" w14:textId="333B37B5" w:rsidR="00B407D3" w:rsidRPr="001378A7" w:rsidRDefault="00615675" w:rsidP="00615675">
      <w:pPr>
        <w:pStyle w:val="TOC"/>
        <w:jc w:val="center"/>
      </w:pPr>
      <w:r>
        <w:rPr>
          <w:lang w:eastAsia="en-US"/>
        </w:rPr>
        <w:drawing>
          <wp:inline distT="0" distB="0" distL="0" distR="0" wp14:anchorId="18A3D7CD" wp14:editId="522F7054">
            <wp:extent cx="2544792" cy="4472860"/>
            <wp:effectExtent l="0" t="0" r="8255" b="4445"/>
            <wp:docPr id="16" name="Picture 16" descr="C:\Temp\Sky-Fa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Sky-Fath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7056" cy="4494416"/>
                    </a:xfrm>
                    <a:prstGeom prst="rect">
                      <a:avLst/>
                    </a:prstGeom>
                    <a:noFill/>
                    <a:ln>
                      <a:noFill/>
                    </a:ln>
                  </pic:spPr>
                </pic:pic>
              </a:graphicData>
            </a:graphic>
          </wp:inline>
        </w:drawing>
      </w:r>
      <w:r w:rsidR="00D947B8" w:rsidRPr="001378A7">
        <w:br w:type="page"/>
      </w:r>
      <w:bookmarkStart w:id="0" w:name="_Toc465260445"/>
      <w:r w:rsidR="00237BB6" w:rsidRPr="001378A7">
        <w:lastRenderedPageBreak/>
        <w:t>Table of Contents</w:t>
      </w:r>
    </w:p>
    <w:p w14:paraId="38C8F669" w14:textId="77777777" w:rsidR="00D66652" w:rsidRDefault="00B407D3">
      <w:pPr>
        <w:pStyle w:val="TOC1"/>
        <w:tabs>
          <w:tab w:val="left" w:pos="660"/>
        </w:tabs>
        <w:rPr>
          <w:rFonts w:asciiTheme="minorHAnsi" w:eastAsiaTheme="minorEastAsia" w:hAnsiTheme="minorHAnsi" w:cstheme="minorBidi"/>
          <w:sz w:val="22"/>
          <w:szCs w:val="22"/>
          <w:lang w:eastAsia="en-US"/>
        </w:rPr>
      </w:pPr>
      <w:r w:rsidRPr="001378A7">
        <w:rPr>
          <w:rFonts w:ascii="Arial" w:hAnsi="Arial" w:cs="Arial"/>
        </w:rPr>
        <w:fldChar w:fldCharType="begin"/>
      </w:r>
      <w:r w:rsidRPr="001378A7">
        <w:rPr>
          <w:rFonts w:ascii="Arial" w:hAnsi="Arial" w:cs="Arial"/>
        </w:rPr>
        <w:instrText xml:space="preserve"> TOC \o "1-3" \h \z \u </w:instrText>
      </w:r>
      <w:r w:rsidRPr="001378A7">
        <w:rPr>
          <w:rFonts w:ascii="Arial" w:hAnsi="Arial" w:cs="Arial"/>
        </w:rPr>
        <w:fldChar w:fldCharType="separate"/>
      </w:r>
      <w:hyperlink w:anchor="_Toc514162352" w:history="1">
        <w:r w:rsidR="00D66652" w:rsidRPr="00E5604E">
          <w:rPr>
            <w:rStyle w:val="Hyperlink"/>
          </w:rPr>
          <w:t>1.0</w:t>
        </w:r>
        <w:r w:rsidR="00D66652">
          <w:rPr>
            <w:rFonts w:asciiTheme="minorHAnsi" w:eastAsiaTheme="minorEastAsia" w:hAnsiTheme="minorHAnsi" w:cstheme="minorBidi"/>
            <w:sz w:val="22"/>
            <w:szCs w:val="22"/>
            <w:lang w:eastAsia="en-US"/>
          </w:rPr>
          <w:tab/>
        </w:r>
        <w:r w:rsidR="00D66652" w:rsidRPr="00E5604E">
          <w:rPr>
            <w:rStyle w:val="Hyperlink"/>
          </w:rPr>
          <w:t>Zephyrus  Introduction</w:t>
        </w:r>
        <w:r w:rsidR="00D66652">
          <w:rPr>
            <w:webHidden/>
          </w:rPr>
          <w:tab/>
        </w:r>
        <w:r w:rsidR="00D66652">
          <w:rPr>
            <w:webHidden/>
          </w:rPr>
          <w:fldChar w:fldCharType="begin"/>
        </w:r>
        <w:r w:rsidR="00D66652">
          <w:rPr>
            <w:webHidden/>
          </w:rPr>
          <w:instrText xml:space="preserve"> PAGEREF _Toc514162352 \h </w:instrText>
        </w:r>
        <w:r w:rsidR="00D66652">
          <w:rPr>
            <w:webHidden/>
          </w:rPr>
        </w:r>
        <w:r w:rsidR="00D66652">
          <w:rPr>
            <w:webHidden/>
          </w:rPr>
          <w:fldChar w:fldCharType="separate"/>
        </w:r>
        <w:r w:rsidR="00D67D9F">
          <w:rPr>
            <w:webHidden/>
          </w:rPr>
          <w:t>3</w:t>
        </w:r>
        <w:r w:rsidR="00D66652">
          <w:rPr>
            <w:webHidden/>
          </w:rPr>
          <w:fldChar w:fldCharType="end"/>
        </w:r>
      </w:hyperlink>
    </w:p>
    <w:p w14:paraId="10A1ED2B" w14:textId="77777777" w:rsidR="00D66652" w:rsidRDefault="00271EE5">
      <w:pPr>
        <w:pStyle w:val="TOC1"/>
        <w:tabs>
          <w:tab w:val="left" w:pos="660"/>
        </w:tabs>
        <w:rPr>
          <w:rFonts w:asciiTheme="minorHAnsi" w:eastAsiaTheme="minorEastAsia" w:hAnsiTheme="minorHAnsi" w:cstheme="minorBidi"/>
          <w:sz w:val="22"/>
          <w:szCs w:val="22"/>
          <w:lang w:eastAsia="en-US"/>
        </w:rPr>
      </w:pPr>
      <w:hyperlink w:anchor="_Toc514162353" w:history="1">
        <w:r w:rsidR="00D66652" w:rsidRPr="00E5604E">
          <w:rPr>
            <w:rStyle w:val="Hyperlink"/>
          </w:rPr>
          <w:t>2.0</w:t>
        </w:r>
        <w:r w:rsidR="00D66652">
          <w:rPr>
            <w:rFonts w:asciiTheme="minorHAnsi" w:eastAsiaTheme="minorEastAsia" w:hAnsiTheme="minorHAnsi" w:cstheme="minorBidi"/>
            <w:sz w:val="22"/>
            <w:szCs w:val="22"/>
            <w:lang w:eastAsia="en-US"/>
          </w:rPr>
          <w:tab/>
        </w:r>
        <w:r w:rsidR="00D66652" w:rsidRPr="00E5604E">
          <w:rPr>
            <w:rStyle w:val="Hyperlink"/>
          </w:rPr>
          <w:t>Problem Statement</w:t>
        </w:r>
        <w:r w:rsidR="00D66652">
          <w:rPr>
            <w:webHidden/>
          </w:rPr>
          <w:tab/>
        </w:r>
        <w:r w:rsidR="00D66652">
          <w:rPr>
            <w:webHidden/>
          </w:rPr>
          <w:fldChar w:fldCharType="begin"/>
        </w:r>
        <w:r w:rsidR="00D66652">
          <w:rPr>
            <w:webHidden/>
          </w:rPr>
          <w:instrText xml:space="preserve"> PAGEREF _Toc514162353 \h </w:instrText>
        </w:r>
        <w:r w:rsidR="00D66652">
          <w:rPr>
            <w:webHidden/>
          </w:rPr>
        </w:r>
        <w:r w:rsidR="00D66652">
          <w:rPr>
            <w:webHidden/>
          </w:rPr>
          <w:fldChar w:fldCharType="separate"/>
        </w:r>
        <w:r w:rsidR="00D67D9F">
          <w:rPr>
            <w:webHidden/>
          </w:rPr>
          <w:t>3</w:t>
        </w:r>
        <w:r w:rsidR="00D66652">
          <w:rPr>
            <w:webHidden/>
          </w:rPr>
          <w:fldChar w:fldCharType="end"/>
        </w:r>
      </w:hyperlink>
    </w:p>
    <w:p w14:paraId="2F1447FD" w14:textId="77777777" w:rsidR="00D66652" w:rsidRDefault="00271EE5">
      <w:pPr>
        <w:pStyle w:val="TOC1"/>
        <w:rPr>
          <w:rFonts w:asciiTheme="minorHAnsi" w:eastAsiaTheme="minorEastAsia" w:hAnsiTheme="minorHAnsi" w:cstheme="minorBidi"/>
          <w:sz w:val="22"/>
          <w:szCs w:val="22"/>
          <w:lang w:eastAsia="en-US"/>
        </w:rPr>
      </w:pPr>
      <w:hyperlink w:anchor="_Toc514162354" w:history="1">
        <w:r w:rsidR="00D66652" w:rsidRPr="00E5604E">
          <w:rPr>
            <w:rStyle w:val="Hyperlink"/>
          </w:rPr>
          <w:t>Oscar, please explain why the following are problems:</w:t>
        </w:r>
        <w:r w:rsidR="00D66652">
          <w:rPr>
            <w:webHidden/>
          </w:rPr>
          <w:tab/>
        </w:r>
        <w:r w:rsidR="00D66652">
          <w:rPr>
            <w:webHidden/>
          </w:rPr>
          <w:fldChar w:fldCharType="begin"/>
        </w:r>
        <w:r w:rsidR="00D66652">
          <w:rPr>
            <w:webHidden/>
          </w:rPr>
          <w:instrText xml:space="preserve"> PAGEREF _Toc514162354 \h </w:instrText>
        </w:r>
        <w:r w:rsidR="00D66652">
          <w:rPr>
            <w:webHidden/>
          </w:rPr>
        </w:r>
        <w:r w:rsidR="00D66652">
          <w:rPr>
            <w:webHidden/>
          </w:rPr>
          <w:fldChar w:fldCharType="separate"/>
        </w:r>
        <w:r w:rsidR="00D67D9F">
          <w:rPr>
            <w:webHidden/>
          </w:rPr>
          <w:t>3</w:t>
        </w:r>
        <w:r w:rsidR="00D66652">
          <w:rPr>
            <w:webHidden/>
          </w:rPr>
          <w:fldChar w:fldCharType="end"/>
        </w:r>
      </w:hyperlink>
    </w:p>
    <w:p w14:paraId="381A85AF" w14:textId="77777777" w:rsidR="00D66652" w:rsidRDefault="00271EE5">
      <w:pPr>
        <w:pStyle w:val="TOC1"/>
        <w:tabs>
          <w:tab w:val="left" w:pos="660"/>
        </w:tabs>
        <w:rPr>
          <w:rFonts w:asciiTheme="minorHAnsi" w:eastAsiaTheme="minorEastAsia" w:hAnsiTheme="minorHAnsi" w:cstheme="minorBidi"/>
          <w:sz w:val="22"/>
          <w:szCs w:val="22"/>
          <w:lang w:eastAsia="en-US"/>
        </w:rPr>
      </w:pPr>
      <w:hyperlink w:anchor="_Toc514162355" w:history="1">
        <w:r w:rsidR="00D66652" w:rsidRPr="00E5604E">
          <w:rPr>
            <w:rStyle w:val="Hyperlink"/>
          </w:rPr>
          <w:t>3.0</w:t>
        </w:r>
        <w:r w:rsidR="00D66652">
          <w:rPr>
            <w:rFonts w:asciiTheme="minorHAnsi" w:eastAsiaTheme="minorEastAsia" w:hAnsiTheme="minorHAnsi" w:cstheme="minorBidi"/>
            <w:sz w:val="22"/>
            <w:szCs w:val="22"/>
            <w:lang w:eastAsia="en-US"/>
          </w:rPr>
          <w:tab/>
        </w:r>
        <w:r w:rsidR="00D66652" w:rsidRPr="00E5604E">
          <w:rPr>
            <w:rStyle w:val="Hyperlink"/>
          </w:rPr>
          <w:t>The Axios Solution</w:t>
        </w:r>
        <w:r w:rsidR="00D66652">
          <w:rPr>
            <w:webHidden/>
          </w:rPr>
          <w:tab/>
        </w:r>
        <w:r w:rsidR="00D66652">
          <w:rPr>
            <w:webHidden/>
          </w:rPr>
          <w:fldChar w:fldCharType="begin"/>
        </w:r>
        <w:r w:rsidR="00D66652">
          <w:rPr>
            <w:webHidden/>
          </w:rPr>
          <w:instrText xml:space="preserve"> PAGEREF _Toc514162355 \h </w:instrText>
        </w:r>
        <w:r w:rsidR="00D66652">
          <w:rPr>
            <w:webHidden/>
          </w:rPr>
        </w:r>
        <w:r w:rsidR="00D66652">
          <w:rPr>
            <w:webHidden/>
          </w:rPr>
          <w:fldChar w:fldCharType="separate"/>
        </w:r>
        <w:r w:rsidR="00D67D9F">
          <w:rPr>
            <w:webHidden/>
          </w:rPr>
          <w:t>4</w:t>
        </w:r>
        <w:r w:rsidR="00D66652">
          <w:rPr>
            <w:webHidden/>
          </w:rPr>
          <w:fldChar w:fldCharType="end"/>
        </w:r>
      </w:hyperlink>
    </w:p>
    <w:p w14:paraId="6C875D11" w14:textId="77777777" w:rsidR="00D66652" w:rsidRDefault="00271EE5">
      <w:pPr>
        <w:pStyle w:val="TOC2"/>
        <w:rPr>
          <w:rFonts w:asciiTheme="minorHAnsi" w:eastAsiaTheme="minorEastAsia" w:hAnsiTheme="minorHAnsi" w:cstheme="minorBidi"/>
          <w:sz w:val="22"/>
          <w:szCs w:val="22"/>
          <w:lang w:eastAsia="en-US"/>
        </w:rPr>
      </w:pPr>
      <w:hyperlink w:anchor="_Toc514162356" w:history="1">
        <w:r w:rsidR="00D66652" w:rsidRPr="00E5604E">
          <w:rPr>
            <w:rStyle w:val="Hyperlink"/>
          </w:rPr>
          <w:t>3.1</w:t>
        </w:r>
        <w:r w:rsidR="00D66652">
          <w:rPr>
            <w:rFonts w:asciiTheme="minorHAnsi" w:eastAsiaTheme="minorEastAsia" w:hAnsiTheme="minorHAnsi" w:cstheme="minorBidi"/>
            <w:sz w:val="22"/>
            <w:szCs w:val="22"/>
            <w:lang w:eastAsia="en-US"/>
          </w:rPr>
          <w:tab/>
        </w:r>
        <w:r w:rsidR="00D66652" w:rsidRPr="00E5604E">
          <w:rPr>
            <w:rStyle w:val="Hyperlink"/>
          </w:rPr>
          <w:t>Load Balancing and Resource Provisioning</w:t>
        </w:r>
        <w:r w:rsidR="00D66652">
          <w:rPr>
            <w:webHidden/>
          </w:rPr>
          <w:tab/>
        </w:r>
        <w:r w:rsidR="00D66652">
          <w:rPr>
            <w:webHidden/>
          </w:rPr>
          <w:fldChar w:fldCharType="begin"/>
        </w:r>
        <w:r w:rsidR="00D66652">
          <w:rPr>
            <w:webHidden/>
          </w:rPr>
          <w:instrText xml:space="preserve"> PAGEREF _Toc514162356 \h </w:instrText>
        </w:r>
        <w:r w:rsidR="00D66652">
          <w:rPr>
            <w:webHidden/>
          </w:rPr>
        </w:r>
        <w:r w:rsidR="00D66652">
          <w:rPr>
            <w:webHidden/>
          </w:rPr>
          <w:fldChar w:fldCharType="separate"/>
        </w:r>
        <w:r w:rsidR="00D67D9F">
          <w:rPr>
            <w:webHidden/>
          </w:rPr>
          <w:t>4</w:t>
        </w:r>
        <w:r w:rsidR="00D66652">
          <w:rPr>
            <w:webHidden/>
          </w:rPr>
          <w:fldChar w:fldCharType="end"/>
        </w:r>
      </w:hyperlink>
    </w:p>
    <w:p w14:paraId="200A54DB" w14:textId="77777777" w:rsidR="00D66652" w:rsidRDefault="00271EE5">
      <w:pPr>
        <w:pStyle w:val="TOC2"/>
        <w:rPr>
          <w:rFonts w:asciiTheme="minorHAnsi" w:eastAsiaTheme="minorEastAsia" w:hAnsiTheme="minorHAnsi" w:cstheme="minorBidi"/>
          <w:sz w:val="22"/>
          <w:szCs w:val="22"/>
          <w:lang w:eastAsia="en-US"/>
        </w:rPr>
      </w:pPr>
      <w:hyperlink w:anchor="_Toc514162357" w:history="1">
        <w:r w:rsidR="00D66652" w:rsidRPr="00E5604E">
          <w:rPr>
            <w:rStyle w:val="Hyperlink"/>
          </w:rPr>
          <w:t>3.2</w:t>
        </w:r>
        <w:r w:rsidR="00D66652">
          <w:rPr>
            <w:rFonts w:asciiTheme="minorHAnsi" w:eastAsiaTheme="minorEastAsia" w:hAnsiTheme="minorHAnsi" w:cstheme="minorBidi"/>
            <w:sz w:val="22"/>
            <w:szCs w:val="22"/>
            <w:lang w:eastAsia="en-US"/>
          </w:rPr>
          <w:tab/>
        </w:r>
        <w:r w:rsidR="00D66652" w:rsidRPr="00E5604E">
          <w:rPr>
            <w:rStyle w:val="Hyperlink"/>
          </w:rPr>
          <w:t>Resource Visibility</w:t>
        </w:r>
        <w:r w:rsidR="00D66652">
          <w:rPr>
            <w:webHidden/>
          </w:rPr>
          <w:tab/>
        </w:r>
        <w:r w:rsidR="00D66652">
          <w:rPr>
            <w:webHidden/>
          </w:rPr>
          <w:fldChar w:fldCharType="begin"/>
        </w:r>
        <w:r w:rsidR="00D66652">
          <w:rPr>
            <w:webHidden/>
          </w:rPr>
          <w:instrText xml:space="preserve"> PAGEREF _Toc514162357 \h </w:instrText>
        </w:r>
        <w:r w:rsidR="00D66652">
          <w:rPr>
            <w:webHidden/>
          </w:rPr>
        </w:r>
        <w:r w:rsidR="00D66652">
          <w:rPr>
            <w:webHidden/>
          </w:rPr>
          <w:fldChar w:fldCharType="separate"/>
        </w:r>
        <w:r w:rsidR="00D67D9F">
          <w:rPr>
            <w:webHidden/>
          </w:rPr>
          <w:t>4</w:t>
        </w:r>
        <w:r w:rsidR="00D66652">
          <w:rPr>
            <w:webHidden/>
          </w:rPr>
          <w:fldChar w:fldCharType="end"/>
        </w:r>
      </w:hyperlink>
    </w:p>
    <w:p w14:paraId="47661CD1" w14:textId="77777777" w:rsidR="00D66652" w:rsidRDefault="00271EE5">
      <w:pPr>
        <w:pStyle w:val="TOC1"/>
        <w:tabs>
          <w:tab w:val="left" w:pos="660"/>
        </w:tabs>
        <w:rPr>
          <w:rFonts w:asciiTheme="minorHAnsi" w:eastAsiaTheme="minorEastAsia" w:hAnsiTheme="minorHAnsi" w:cstheme="minorBidi"/>
          <w:sz w:val="22"/>
          <w:szCs w:val="22"/>
          <w:lang w:eastAsia="en-US"/>
        </w:rPr>
      </w:pPr>
      <w:hyperlink w:anchor="_Toc514162358" w:history="1">
        <w:r w:rsidR="00D66652" w:rsidRPr="00E5604E">
          <w:rPr>
            <w:rStyle w:val="Hyperlink"/>
          </w:rPr>
          <w:t>4.0</w:t>
        </w:r>
        <w:r w:rsidR="00D66652">
          <w:rPr>
            <w:rFonts w:asciiTheme="minorHAnsi" w:eastAsiaTheme="minorEastAsia" w:hAnsiTheme="minorHAnsi" w:cstheme="minorBidi"/>
            <w:sz w:val="22"/>
            <w:szCs w:val="22"/>
            <w:lang w:eastAsia="en-US"/>
          </w:rPr>
          <w:tab/>
        </w:r>
        <w:r w:rsidR="00D66652" w:rsidRPr="00E5604E">
          <w:rPr>
            <w:rStyle w:val="Hyperlink"/>
          </w:rPr>
          <w:t>The Cost Savings Business Case</w:t>
        </w:r>
        <w:r w:rsidR="00D66652">
          <w:rPr>
            <w:webHidden/>
          </w:rPr>
          <w:tab/>
        </w:r>
        <w:r w:rsidR="00D66652">
          <w:rPr>
            <w:webHidden/>
          </w:rPr>
          <w:fldChar w:fldCharType="begin"/>
        </w:r>
        <w:r w:rsidR="00D66652">
          <w:rPr>
            <w:webHidden/>
          </w:rPr>
          <w:instrText xml:space="preserve"> PAGEREF _Toc514162358 \h </w:instrText>
        </w:r>
        <w:r w:rsidR="00D66652">
          <w:rPr>
            <w:webHidden/>
          </w:rPr>
        </w:r>
        <w:r w:rsidR="00D66652">
          <w:rPr>
            <w:webHidden/>
          </w:rPr>
          <w:fldChar w:fldCharType="separate"/>
        </w:r>
        <w:r w:rsidR="00D67D9F">
          <w:rPr>
            <w:webHidden/>
          </w:rPr>
          <w:t>5</w:t>
        </w:r>
        <w:r w:rsidR="00D66652">
          <w:rPr>
            <w:webHidden/>
          </w:rPr>
          <w:fldChar w:fldCharType="end"/>
        </w:r>
      </w:hyperlink>
    </w:p>
    <w:p w14:paraId="0B1DB831" w14:textId="77777777" w:rsidR="00B407D3" w:rsidRPr="001378A7" w:rsidRDefault="00B407D3">
      <w:pPr>
        <w:rPr>
          <w:rFonts w:ascii="Arial" w:hAnsi="Arial" w:cs="Arial"/>
        </w:rPr>
      </w:pPr>
      <w:r w:rsidRPr="001378A7">
        <w:rPr>
          <w:rFonts w:ascii="Arial" w:hAnsi="Arial" w:cs="Arial"/>
          <w:b/>
          <w:bCs/>
          <w:noProof/>
        </w:rPr>
        <w:fldChar w:fldCharType="end"/>
      </w:r>
    </w:p>
    <w:p w14:paraId="0E2FDA70" w14:textId="44D90B88" w:rsidR="00381E09" w:rsidRDefault="00B407D3" w:rsidP="008808EC">
      <w:pPr>
        <w:pStyle w:val="Heading1"/>
      </w:pPr>
      <w:r w:rsidRPr="001378A7">
        <w:br w:type="page"/>
      </w:r>
      <w:bookmarkStart w:id="1" w:name="_Toc514162352"/>
      <w:proofErr w:type="gramStart"/>
      <w:r w:rsidR="00396CD0">
        <w:lastRenderedPageBreak/>
        <w:t xml:space="preserve">Zephyrus </w:t>
      </w:r>
      <w:r w:rsidR="00CB5668">
        <w:t xml:space="preserve"> </w:t>
      </w:r>
      <w:r w:rsidR="00E14909" w:rsidRPr="001378A7">
        <w:t>Introduction</w:t>
      </w:r>
      <w:bookmarkEnd w:id="0"/>
      <w:bookmarkEnd w:id="1"/>
      <w:proofErr w:type="gramEnd"/>
    </w:p>
    <w:p w14:paraId="5CDBBBB9" w14:textId="77777777" w:rsidR="00381E09" w:rsidRPr="00381E09" w:rsidRDefault="00381E09" w:rsidP="00A82928"/>
    <w:p w14:paraId="74BD9B85" w14:textId="321845AC" w:rsidR="00874453" w:rsidRDefault="00874453" w:rsidP="00874453">
      <w:pPr>
        <w:rPr>
          <w:rFonts w:ascii="Arial" w:hAnsi="Arial" w:cs="Arial"/>
        </w:rPr>
      </w:pPr>
      <w:r w:rsidRPr="00381E09">
        <w:rPr>
          <w:rFonts w:ascii="Arial" w:hAnsi="Arial" w:cs="Arial"/>
        </w:rPr>
        <w:t xml:space="preserve">Axios, an LGS Innovations company, supports </w:t>
      </w:r>
      <w:r>
        <w:rPr>
          <w:rFonts w:ascii="Arial" w:hAnsi="Arial" w:cs="Arial"/>
        </w:rPr>
        <w:t xml:space="preserve">a number of IC and </w:t>
      </w:r>
      <w:proofErr w:type="gramStart"/>
      <w:r>
        <w:rPr>
          <w:rFonts w:ascii="Arial" w:hAnsi="Arial" w:cs="Arial"/>
        </w:rPr>
        <w:t>DoD</w:t>
      </w:r>
      <w:proofErr w:type="gramEnd"/>
      <w:r>
        <w:rPr>
          <w:rFonts w:ascii="Arial" w:hAnsi="Arial" w:cs="Arial"/>
        </w:rPr>
        <w:t xml:space="preserve"> customers</w:t>
      </w:r>
      <w:r w:rsidR="00216263">
        <w:rPr>
          <w:rFonts w:ascii="Arial" w:hAnsi="Arial" w:cs="Arial"/>
        </w:rPr>
        <w:t xml:space="preserve"> to include the Ground Enterprise Division (GED) of the NRO</w:t>
      </w:r>
      <w:r>
        <w:rPr>
          <w:rFonts w:ascii="Arial" w:hAnsi="Arial" w:cs="Arial"/>
        </w:rPr>
        <w:t xml:space="preserve"> in the areas of cl</w:t>
      </w:r>
      <w:r w:rsidR="00216263">
        <w:rPr>
          <w:rFonts w:ascii="Arial" w:hAnsi="Arial" w:cs="Arial"/>
        </w:rPr>
        <w:t xml:space="preserve">oud based mission frameworks, </w:t>
      </w:r>
      <w:r>
        <w:rPr>
          <w:rFonts w:ascii="Arial" w:hAnsi="Arial" w:cs="Arial"/>
        </w:rPr>
        <w:t>cloud infrastructure services</w:t>
      </w:r>
      <w:r w:rsidR="00216263">
        <w:rPr>
          <w:rFonts w:ascii="Arial" w:hAnsi="Arial" w:cs="Arial"/>
        </w:rPr>
        <w:t>, and signal processing applications</w:t>
      </w:r>
      <w:r w:rsidRPr="00381E09">
        <w:rPr>
          <w:rFonts w:ascii="Arial" w:hAnsi="Arial" w:cs="Arial"/>
        </w:rPr>
        <w:t>.</w:t>
      </w:r>
      <w:r w:rsidR="00216263">
        <w:rPr>
          <w:rFonts w:ascii="Arial" w:hAnsi="Arial" w:cs="Arial"/>
        </w:rPr>
        <w:t xml:space="preserve">  This whitepaper will describe a mission prototype</w:t>
      </w:r>
      <w:r w:rsidR="00483458">
        <w:rPr>
          <w:rFonts w:ascii="Arial" w:hAnsi="Arial" w:cs="Arial"/>
        </w:rPr>
        <w:t xml:space="preserve"> called </w:t>
      </w:r>
      <w:r w:rsidR="00396CD0">
        <w:rPr>
          <w:rFonts w:ascii="Arial" w:hAnsi="Arial" w:cs="Arial"/>
        </w:rPr>
        <w:t xml:space="preserve">Zephyrus </w:t>
      </w:r>
      <w:r w:rsidR="00216263">
        <w:rPr>
          <w:rFonts w:ascii="Arial" w:hAnsi="Arial" w:cs="Arial"/>
        </w:rPr>
        <w:t>that was developed by Axios under IRAD</w:t>
      </w:r>
      <w:r w:rsidR="00273302">
        <w:rPr>
          <w:rFonts w:ascii="Arial" w:hAnsi="Arial" w:cs="Arial"/>
        </w:rPr>
        <w:t>, and later used</w:t>
      </w:r>
      <w:r w:rsidR="00216263">
        <w:rPr>
          <w:rFonts w:ascii="Arial" w:hAnsi="Arial" w:cs="Arial"/>
        </w:rPr>
        <w:t xml:space="preserve"> in</w:t>
      </w:r>
      <w:r w:rsidR="00AC074F">
        <w:rPr>
          <w:rFonts w:ascii="Arial" w:hAnsi="Arial" w:cs="Arial"/>
        </w:rPr>
        <w:t xml:space="preserve"> support of our GED</w:t>
      </w:r>
      <w:r w:rsidR="00216263">
        <w:rPr>
          <w:rFonts w:ascii="Arial" w:hAnsi="Arial" w:cs="Arial"/>
        </w:rPr>
        <w:t xml:space="preserve"> Seven Hills program</w:t>
      </w:r>
      <w:r w:rsidR="00426F0E">
        <w:rPr>
          <w:rFonts w:ascii="Arial" w:hAnsi="Arial" w:cs="Arial"/>
        </w:rPr>
        <w:t xml:space="preserve">. </w:t>
      </w:r>
      <w:r w:rsidR="00AC074F">
        <w:rPr>
          <w:rFonts w:ascii="Arial" w:hAnsi="Arial" w:cs="Arial"/>
        </w:rPr>
        <w:t xml:space="preserve"> As a result of our tests,</w:t>
      </w:r>
      <w:r w:rsidR="00216263">
        <w:rPr>
          <w:rFonts w:ascii="Arial" w:hAnsi="Arial" w:cs="Arial"/>
        </w:rPr>
        <w:t xml:space="preserve"> we believe </w:t>
      </w:r>
      <w:r w:rsidR="00AC074F">
        <w:rPr>
          <w:rFonts w:ascii="Arial" w:hAnsi="Arial" w:cs="Arial"/>
        </w:rPr>
        <w:t xml:space="preserve">Zephyrus </w:t>
      </w:r>
      <w:r w:rsidR="00216263">
        <w:rPr>
          <w:rFonts w:ascii="Arial" w:hAnsi="Arial" w:cs="Arial"/>
        </w:rPr>
        <w:t>will have a positive cost &amp; performance</w:t>
      </w:r>
      <w:r w:rsidR="00483458">
        <w:rPr>
          <w:rFonts w:ascii="Arial" w:hAnsi="Arial" w:cs="Arial"/>
        </w:rPr>
        <w:t xml:space="preserve"> i</w:t>
      </w:r>
      <w:r w:rsidR="00A82928">
        <w:rPr>
          <w:rFonts w:ascii="Arial" w:hAnsi="Arial" w:cs="Arial"/>
        </w:rPr>
        <w:t>mpact for the NRO if matured</w:t>
      </w:r>
      <w:r w:rsidR="00483458">
        <w:rPr>
          <w:rFonts w:ascii="Arial" w:hAnsi="Arial" w:cs="Arial"/>
        </w:rPr>
        <w:t xml:space="preserve"> under Golden Compass contract.</w:t>
      </w:r>
    </w:p>
    <w:p w14:paraId="29042C10" w14:textId="77777777" w:rsidR="00381E09" w:rsidRDefault="00381E09" w:rsidP="00381E09">
      <w:pPr>
        <w:rPr>
          <w:rFonts w:ascii="Arial" w:hAnsi="Arial" w:cs="Arial"/>
        </w:rPr>
      </w:pPr>
    </w:p>
    <w:p w14:paraId="061C4A1A" w14:textId="067E944F" w:rsidR="00AC074F" w:rsidRPr="004F6F8F" w:rsidRDefault="00396CD0" w:rsidP="00AC074F">
      <w:pPr>
        <w:rPr>
          <w:rFonts w:ascii="Arial" w:hAnsi="Arial" w:cs="Arial"/>
        </w:rPr>
      </w:pPr>
      <w:r>
        <w:rPr>
          <w:rFonts w:ascii="Arial" w:hAnsi="Arial" w:cs="Arial"/>
        </w:rPr>
        <w:t xml:space="preserve">Zephyrus </w:t>
      </w:r>
      <w:r w:rsidR="00381E09">
        <w:rPr>
          <w:rFonts w:ascii="Arial" w:hAnsi="Arial" w:cs="Arial"/>
        </w:rPr>
        <w:t>was developed under internal IRAD to explore</w:t>
      </w:r>
      <w:r w:rsidR="0058403D">
        <w:rPr>
          <w:rFonts w:ascii="Arial" w:hAnsi="Arial" w:cs="Arial"/>
        </w:rPr>
        <w:t xml:space="preserve"> </w:t>
      </w:r>
      <w:r w:rsidR="00273302">
        <w:rPr>
          <w:rFonts w:ascii="Arial" w:hAnsi="Arial" w:cs="Arial"/>
        </w:rPr>
        <w:t>cloud agnostic resource allocation, workload load balancing, and cost containment</w:t>
      </w:r>
      <w:r w:rsidR="00426F0E">
        <w:rPr>
          <w:rFonts w:ascii="Arial" w:hAnsi="Arial" w:cs="Arial"/>
        </w:rPr>
        <w:t xml:space="preserve"> in anticipation of the governments cloud processing initiatives</w:t>
      </w:r>
      <w:r w:rsidR="00273302">
        <w:rPr>
          <w:rFonts w:ascii="Arial" w:hAnsi="Arial" w:cs="Arial"/>
        </w:rPr>
        <w:t xml:space="preserve">.  </w:t>
      </w:r>
      <w:r w:rsidR="00AC074F" w:rsidRPr="004F6F8F">
        <w:rPr>
          <w:rFonts w:ascii="Arial" w:hAnsi="Arial" w:cs="Arial"/>
        </w:rPr>
        <w:t>In add</w:t>
      </w:r>
      <w:r w:rsidR="00AC074F">
        <w:rPr>
          <w:rFonts w:ascii="Arial" w:hAnsi="Arial" w:cs="Arial"/>
        </w:rPr>
        <w:t>ition to greatly simplifying C2S</w:t>
      </w:r>
      <w:r w:rsidR="00AC074F" w:rsidRPr="004F6F8F">
        <w:rPr>
          <w:rFonts w:ascii="Arial" w:hAnsi="Arial" w:cs="Arial"/>
        </w:rPr>
        <w:t xml:space="preserve"> resource provisioning</w:t>
      </w:r>
      <w:r w:rsidR="00AC074F">
        <w:rPr>
          <w:rFonts w:ascii="Arial" w:hAnsi="Arial" w:cs="Arial"/>
        </w:rPr>
        <w:t>,</w:t>
      </w:r>
      <w:r w:rsidR="00AC074F" w:rsidRPr="004F6F8F">
        <w:rPr>
          <w:rFonts w:ascii="Arial" w:hAnsi="Arial" w:cs="Arial"/>
        </w:rPr>
        <w:t xml:space="preserve"> saving valuable labor hours, Axios also successfully implemented dynamic load balancing to efficiently distribute mission processing loads.  Our </w:t>
      </w:r>
      <w:r w:rsidR="00AC074F">
        <w:rPr>
          <w:rFonts w:ascii="Arial" w:hAnsi="Arial" w:cs="Arial"/>
        </w:rPr>
        <w:t>Zephyrus</w:t>
      </w:r>
      <w:r w:rsidR="00AC074F" w:rsidRPr="004F6F8F">
        <w:rPr>
          <w:rFonts w:ascii="Arial" w:hAnsi="Arial" w:cs="Arial"/>
        </w:rPr>
        <w:t xml:space="preserve"> financial results also show up to 60% cost savings in the C2S environment over legacy mission virtualization frameworks, </w:t>
      </w:r>
      <w:commentRangeStart w:id="2"/>
      <w:r w:rsidR="00AC074F" w:rsidRPr="004F6F8F">
        <w:rPr>
          <w:rFonts w:ascii="Arial" w:hAnsi="Arial" w:cs="Arial"/>
        </w:rPr>
        <w:t xml:space="preserve">and up to XX% cost savings over a stock C2S environment.  </w:t>
      </w:r>
    </w:p>
    <w:commentRangeEnd w:id="2"/>
    <w:p w14:paraId="1C3BBC10" w14:textId="77777777" w:rsidR="00317191" w:rsidRDefault="009B4576" w:rsidP="00A82928">
      <w:r>
        <w:rPr>
          <w:rStyle w:val="CommentReference"/>
        </w:rPr>
        <w:commentReference w:id="2"/>
      </w:r>
    </w:p>
    <w:p w14:paraId="3AAA618B" w14:textId="7B2F6EC0" w:rsidR="00317191" w:rsidRPr="00E257C0" w:rsidRDefault="000B3A14" w:rsidP="00E257C0">
      <w:pPr>
        <w:rPr>
          <w:rFonts w:ascii="Arial" w:hAnsi="Arial" w:cs="Arial"/>
        </w:rPr>
      </w:pPr>
      <w:r w:rsidRPr="00E257C0">
        <w:rPr>
          <w:rFonts w:ascii="Arial" w:hAnsi="Arial" w:cs="Arial"/>
        </w:rPr>
        <w:t xml:space="preserve">The </w:t>
      </w:r>
      <w:r w:rsidR="00396CD0">
        <w:rPr>
          <w:rFonts w:ascii="Arial" w:hAnsi="Arial" w:cs="Arial"/>
        </w:rPr>
        <w:t xml:space="preserve">Zephyrus </w:t>
      </w:r>
      <w:r w:rsidR="00317191" w:rsidRPr="00E257C0">
        <w:rPr>
          <w:rFonts w:ascii="Arial" w:hAnsi="Arial" w:cs="Arial"/>
        </w:rPr>
        <w:t xml:space="preserve">solution described </w:t>
      </w:r>
      <w:r w:rsidR="003E2F49" w:rsidRPr="00E257C0">
        <w:rPr>
          <w:rFonts w:ascii="Arial" w:hAnsi="Arial" w:cs="Arial"/>
        </w:rPr>
        <w:t>in section 3.0 below</w:t>
      </w:r>
      <w:r w:rsidR="00317191" w:rsidRPr="00E257C0">
        <w:rPr>
          <w:rFonts w:ascii="Arial" w:hAnsi="Arial" w:cs="Arial"/>
        </w:rPr>
        <w:t xml:space="preserve"> will</w:t>
      </w:r>
      <w:r w:rsidR="005900DD" w:rsidRPr="00E257C0">
        <w:rPr>
          <w:rFonts w:ascii="Arial" w:hAnsi="Arial" w:cs="Arial"/>
        </w:rPr>
        <w:t xml:space="preserve"> </w:t>
      </w:r>
      <w:r w:rsidR="003E2F49" w:rsidRPr="00E257C0">
        <w:rPr>
          <w:rFonts w:ascii="Arial" w:hAnsi="Arial" w:cs="Arial"/>
        </w:rPr>
        <w:t>walk you through the key features of the tool and how they can be of benefit to th</w:t>
      </w:r>
      <w:r w:rsidR="00F31E1D" w:rsidRPr="00E257C0">
        <w:rPr>
          <w:rFonts w:ascii="Arial" w:hAnsi="Arial" w:cs="Arial"/>
        </w:rPr>
        <w:t>e overall NRO mission.  If the</w:t>
      </w:r>
      <w:r w:rsidRPr="00E257C0">
        <w:rPr>
          <w:rFonts w:ascii="Arial" w:hAnsi="Arial" w:cs="Arial"/>
        </w:rPr>
        <w:t xml:space="preserve"> </w:t>
      </w:r>
      <w:r w:rsidR="00AC074F">
        <w:rPr>
          <w:rFonts w:ascii="Arial" w:hAnsi="Arial" w:cs="Arial"/>
        </w:rPr>
        <w:t>Zephyrus</w:t>
      </w:r>
      <w:r w:rsidR="00F31E1D" w:rsidRPr="00E257C0">
        <w:rPr>
          <w:rFonts w:ascii="Arial" w:hAnsi="Arial" w:cs="Arial"/>
        </w:rPr>
        <w:t xml:space="preserve"> features and</w:t>
      </w:r>
      <w:r w:rsidR="003E2F49" w:rsidRPr="00E257C0">
        <w:rPr>
          <w:rFonts w:ascii="Arial" w:hAnsi="Arial" w:cs="Arial"/>
        </w:rPr>
        <w:t xml:space="preserve"> benefits resonate with the Golden Compass program office</w:t>
      </w:r>
      <w:r w:rsidR="00F31E1D" w:rsidRPr="00E257C0">
        <w:rPr>
          <w:rFonts w:ascii="Arial" w:hAnsi="Arial" w:cs="Arial"/>
        </w:rPr>
        <w:t>,</w:t>
      </w:r>
      <w:r w:rsidR="003E2F49" w:rsidRPr="00E257C0">
        <w:rPr>
          <w:rFonts w:ascii="Arial" w:hAnsi="Arial" w:cs="Arial"/>
        </w:rPr>
        <w:t xml:space="preserve"> Axios proposes taking this IRAD prototype and </w:t>
      </w:r>
      <w:r w:rsidR="00F31E1D" w:rsidRPr="00E257C0">
        <w:rPr>
          <w:rFonts w:ascii="Arial" w:hAnsi="Arial" w:cs="Arial"/>
        </w:rPr>
        <w:t>developing it into an enabling mission application</w:t>
      </w:r>
      <w:r w:rsidR="003E2F49" w:rsidRPr="00E257C0">
        <w:rPr>
          <w:rFonts w:ascii="Arial" w:hAnsi="Arial" w:cs="Arial"/>
        </w:rPr>
        <w:t xml:space="preserve"> </w:t>
      </w:r>
      <w:r w:rsidR="00F31E1D" w:rsidRPr="00E257C0">
        <w:rPr>
          <w:rFonts w:ascii="Arial" w:hAnsi="Arial" w:cs="Arial"/>
        </w:rPr>
        <w:t>intended</w:t>
      </w:r>
      <w:r w:rsidR="003E2F49" w:rsidRPr="00E257C0">
        <w:rPr>
          <w:rFonts w:ascii="Arial" w:hAnsi="Arial" w:cs="Arial"/>
        </w:rPr>
        <w:t xml:space="preserve"> for widespread </w:t>
      </w:r>
      <w:r w:rsidR="00F31E1D" w:rsidRPr="00E257C0">
        <w:rPr>
          <w:rFonts w:ascii="Arial" w:hAnsi="Arial" w:cs="Arial"/>
        </w:rPr>
        <w:t>C2S</w:t>
      </w:r>
      <w:r w:rsidR="003E2F49" w:rsidRPr="00E257C0">
        <w:rPr>
          <w:rFonts w:ascii="Arial" w:hAnsi="Arial" w:cs="Arial"/>
        </w:rPr>
        <w:t xml:space="preserve"> </w:t>
      </w:r>
      <w:r w:rsidR="00A82928">
        <w:rPr>
          <w:rFonts w:ascii="Arial" w:hAnsi="Arial" w:cs="Arial"/>
        </w:rPr>
        <w:t xml:space="preserve">cost savings and </w:t>
      </w:r>
      <w:r w:rsidR="003E2F49" w:rsidRPr="00E257C0">
        <w:rPr>
          <w:rFonts w:ascii="Arial" w:hAnsi="Arial" w:cs="Arial"/>
        </w:rPr>
        <w:t>us</w:t>
      </w:r>
      <w:r w:rsidR="00F31E1D" w:rsidRPr="00E257C0">
        <w:rPr>
          <w:rFonts w:ascii="Arial" w:hAnsi="Arial" w:cs="Arial"/>
        </w:rPr>
        <w:t>e</w:t>
      </w:r>
      <w:r w:rsidR="003E2F49" w:rsidRPr="00E257C0">
        <w:rPr>
          <w:rFonts w:ascii="Arial" w:hAnsi="Arial" w:cs="Arial"/>
        </w:rPr>
        <w:t xml:space="preserve">.  </w:t>
      </w:r>
    </w:p>
    <w:p w14:paraId="356CE006" w14:textId="77777777" w:rsidR="00381E09" w:rsidRDefault="00381E09" w:rsidP="00A82928"/>
    <w:p w14:paraId="2CDB0772" w14:textId="77777777" w:rsidR="00E14909" w:rsidRPr="001378A7" w:rsidRDefault="0052318D" w:rsidP="008808EC">
      <w:pPr>
        <w:pStyle w:val="Heading1"/>
      </w:pPr>
      <w:bookmarkStart w:id="3" w:name="_Toc514162353"/>
      <w:r>
        <w:t>Problem Statement</w:t>
      </w:r>
      <w:bookmarkEnd w:id="3"/>
    </w:p>
    <w:p w14:paraId="048514C0" w14:textId="77777777" w:rsidR="000B255D" w:rsidRDefault="000B255D" w:rsidP="00365D4C">
      <w:pPr>
        <w:rPr>
          <w:rFonts w:ascii="Arial" w:hAnsi="Arial" w:cs="Arial"/>
        </w:rPr>
      </w:pPr>
      <w:bookmarkStart w:id="4" w:name="_Toc465260446"/>
    </w:p>
    <w:bookmarkEnd w:id="4"/>
    <w:p w14:paraId="677EDED0" w14:textId="549DA974" w:rsidR="005B3EE9" w:rsidRDefault="005B3EE9" w:rsidP="005B3EE9">
      <w:pPr>
        <w:rPr>
          <w:rFonts w:ascii="Arial" w:hAnsi="Arial" w:cs="Arial"/>
        </w:rPr>
      </w:pPr>
      <w:r w:rsidRPr="003C023B">
        <w:rPr>
          <w:rFonts w:ascii="Arial" w:hAnsi="Arial" w:cs="Arial"/>
        </w:rPr>
        <w:t xml:space="preserve">Cloud Services Providers deliver powerful </w:t>
      </w:r>
      <w:r>
        <w:rPr>
          <w:rFonts w:ascii="Arial" w:hAnsi="Arial" w:cs="Arial"/>
        </w:rPr>
        <w:t xml:space="preserve">fee for service </w:t>
      </w:r>
      <w:r w:rsidRPr="003C023B">
        <w:rPr>
          <w:rFonts w:ascii="Arial" w:hAnsi="Arial" w:cs="Arial"/>
        </w:rPr>
        <w:t>capabilities which enable users to easily access computing resources.   The complexity required to efficiently utilize those resource</w:t>
      </w:r>
      <w:r>
        <w:rPr>
          <w:rFonts w:ascii="Arial" w:hAnsi="Arial" w:cs="Arial"/>
        </w:rPr>
        <w:t>s</w:t>
      </w:r>
      <w:r w:rsidRPr="003C023B">
        <w:rPr>
          <w:rFonts w:ascii="Arial" w:hAnsi="Arial" w:cs="Arial"/>
        </w:rPr>
        <w:t xml:space="preserve"> however</w:t>
      </w:r>
      <w:r>
        <w:rPr>
          <w:rFonts w:ascii="Arial" w:hAnsi="Arial" w:cs="Arial"/>
        </w:rPr>
        <w:t>,</w:t>
      </w:r>
      <w:r w:rsidRPr="003C023B">
        <w:rPr>
          <w:rFonts w:ascii="Arial" w:hAnsi="Arial" w:cs="Arial"/>
        </w:rPr>
        <w:t xml:space="preserve"> can inhibit </w:t>
      </w:r>
      <w:r>
        <w:rPr>
          <w:rFonts w:ascii="Arial" w:hAnsi="Arial" w:cs="Arial"/>
        </w:rPr>
        <w:t xml:space="preserve">a developer </w:t>
      </w:r>
      <w:r w:rsidRPr="003C023B">
        <w:rPr>
          <w:rFonts w:ascii="Arial" w:hAnsi="Arial" w:cs="Arial"/>
        </w:rPr>
        <w:t xml:space="preserve">from </w:t>
      </w:r>
      <w:r>
        <w:rPr>
          <w:rFonts w:ascii="Arial" w:hAnsi="Arial" w:cs="Arial"/>
        </w:rPr>
        <w:t>implementing their project in a straight forward and cost effective manner.  AWS’ overly complicated auto-scaling feature for example typically isn’t used because of the complexity in implementing:</w:t>
      </w:r>
    </w:p>
    <w:p w14:paraId="0936BD17" w14:textId="77777777" w:rsidR="005B3EE9" w:rsidRDefault="005B3EE9" w:rsidP="005B3EE9">
      <w:pPr>
        <w:rPr>
          <w:rFonts w:ascii="Arial" w:hAnsi="Arial" w:cs="Arial"/>
        </w:rPr>
      </w:pPr>
    </w:p>
    <w:p w14:paraId="1400C192" w14:textId="77777777" w:rsidR="005B3EE9" w:rsidRDefault="005B3EE9" w:rsidP="005B3EE9">
      <w:pPr>
        <w:pStyle w:val="ListParagraph"/>
        <w:numPr>
          <w:ilvl w:val="0"/>
          <w:numId w:val="16"/>
        </w:numPr>
        <w:rPr>
          <w:rFonts w:ascii="Arial" w:hAnsi="Arial" w:cs="Arial"/>
        </w:rPr>
      </w:pPr>
      <w:r>
        <w:rPr>
          <w:rFonts w:ascii="Arial" w:hAnsi="Arial" w:cs="Arial"/>
        </w:rPr>
        <w:t>Custom Threshold Metrics</w:t>
      </w:r>
    </w:p>
    <w:p w14:paraId="7C0EC9F0" w14:textId="77777777" w:rsidR="005B3EE9" w:rsidRDefault="005B3EE9" w:rsidP="005B3EE9">
      <w:pPr>
        <w:pStyle w:val="ListParagraph"/>
        <w:numPr>
          <w:ilvl w:val="0"/>
          <w:numId w:val="16"/>
        </w:numPr>
        <w:rPr>
          <w:rFonts w:ascii="Arial" w:hAnsi="Arial" w:cs="Arial"/>
        </w:rPr>
      </w:pPr>
      <w:r>
        <w:rPr>
          <w:rFonts w:ascii="Arial" w:hAnsi="Arial" w:cs="Arial"/>
        </w:rPr>
        <w:t>Service Request Roles</w:t>
      </w:r>
    </w:p>
    <w:p w14:paraId="5E65FC77" w14:textId="77777777" w:rsidR="005B3EE9" w:rsidRDefault="005B3EE9" w:rsidP="005B3EE9">
      <w:pPr>
        <w:pStyle w:val="ListParagraph"/>
        <w:numPr>
          <w:ilvl w:val="0"/>
          <w:numId w:val="16"/>
        </w:numPr>
        <w:rPr>
          <w:rFonts w:ascii="Arial" w:hAnsi="Arial" w:cs="Arial"/>
        </w:rPr>
      </w:pPr>
      <w:r>
        <w:rPr>
          <w:rFonts w:ascii="Arial" w:hAnsi="Arial" w:cs="Arial"/>
        </w:rPr>
        <w:t>Launch Configurations</w:t>
      </w:r>
    </w:p>
    <w:p w14:paraId="099339E0" w14:textId="77777777" w:rsidR="005B3EE9" w:rsidRDefault="005B3EE9" w:rsidP="005B3EE9">
      <w:pPr>
        <w:pStyle w:val="ListParagraph"/>
        <w:numPr>
          <w:ilvl w:val="0"/>
          <w:numId w:val="16"/>
        </w:numPr>
        <w:rPr>
          <w:rFonts w:ascii="Arial" w:hAnsi="Arial" w:cs="Arial"/>
        </w:rPr>
      </w:pPr>
      <w:r>
        <w:rPr>
          <w:rFonts w:ascii="Arial" w:hAnsi="Arial" w:cs="Arial"/>
        </w:rPr>
        <w:t>Auto Scaling Groups</w:t>
      </w:r>
    </w:p>
    <w:p w14:paraId="701FF547" w14:textId="77777777" w:rsidR="005B3EE9" w:rsidRDefault="005B3EE9" w:rsidP="005B3EE9">
      <w:pPr>
        <w:pStyle w:val="ListParagraph"/>
        <w:numPr>
          <w:ilvl w:val="0"/>
          <w:numId w:val="16"/>
        </w:numPr>
        <w:rPr>
          <w:rFonts w:ascii="Arial" w:hAnsi="Arial" w:cs="Arial"/>
        </w:rPr>
      </w:pPr>
      <w:r>
        <w:rPr>
          <w:rFonts w:ascii="Arial" w:hAnsi="Arial" w:cs="Arial"/>
        </w:rPr>
        <w:t>Alarm Creation</w:t>
      </w:r>
    </w:p>
    <w:p w14:paraId="151199C2" w14:textId="77777777" w:rsidR="005B3EE9" w:rsidRPr="007034FA" w:rsidRDefault="005B3EE9" w:rsidP="005B3EE9">
      <w:pPr>
        <w:pStyle w:val="ListParagraph"/>
        <w:numPr>
          <w:ilvl w:val="0"/>
          <w:numId w:val="16"/>
        </w:numPr>
        <w:rPr>
          <w:rFonts w:ascii="Arial" w:hAnsi="Arial" w:cs="Arial"/>
        </w:rPr>
      </w:pPr>
      <w:r>
        <w:rPr>
          <w:rFonts w:ascii="Arial" w:hAnsi="Arial" w:cs="Arial"/>
        </w:rPr>
        <w:t>Policy Creation</w:t>
      </w:r>
    </w:p>
    <w:p w14:paraId="5F446FC8" w14:textId="77777777" w:rsidR="005B3EE9" w:rsidRDefault="005B3EE9" w:rsidP="005B3EE9">
      <w:pPr>
        <w:rPr>
          <w:rFonts w:ascii="Arial" w:hAnsi="Arial" w:cs="Arial"/>
        </w:rPr>
      </w:pPr>
    </w:p>
    <w:p w14:paraId="46E2E654" w14:textId="158D84A7" w:rsidR="0093321A" w:rsidRDefault="0093321A" w:rsidP="005B3EE9">
      <w:pPr>
        <w:rPr>
          <w:rFonts w:ascii="Arial" w:hAnsi="Arial" w:cs="Arial"/>
        </w:rPr>
      </w:pPr>
      <w:r>
        <w:rPr>
          <w:rFonts w:ascii="Arial" w:hAnsi="Arial" w:cs="Arial"/>
        </w:rPr>
        <w:t xml:space="preserve">More commonly, a developer will statically over provision resources to guarantee functionality.  </w:t>
      </w:r>
    </w:p>
    <w:p w14:paraId="160BBEB6" w14:textId="77777777" w:rsidR="0093321A" w:rsidRDefault="0093321A" w:rsidP="005B3EE9">
      <w:pPr>
        <w:rPr>
          <w:rFonts w:ascii="Arial" w:hAnsi="Arial" w:cs="Arial"/>
        </w:rPr>
      </w:pPr>
    </w:p>
    <w:p w14:paraId="4DD10131" w14:textId="03273862" w:rsidR="00705A8C" w:rsidRPr="00C60899" w:rsidRDefault="005B3EE9" w:rsidP="00C60899">
      <w:pPr>
        <w:rPr>
          <w:rFonts w:ascii="Arial" w:hAnsi="Arial" w:cs="Arial"/>
        </w:rPr>
      </w:pPr>
      <w:r>
        <w:rPr>
          <w:rFonts w:ascii="Arial" w:hAnsi="Arial" w:cs="Arial"/>
        </w:rPr>
        <w:lastRenderedPageBreak/>
        <w:t>Zephyrus</w:t>
      </w:r>
      <w:r w:rsidRPr="003C023B">
        <w:rPr>
          <w:rFonts w:ascii="Arial" w:hAnsi="Arial" w:cs="Arial"/>
        </w:rPr>
        <w:t xml:space="preserve">’ primarily design </w:t>
      </w:r>
      <w:r>
        <w:rPr>
          <w:rFonts w:ascii="Arial" w:hAnsi="Arial" w:cs="Arial"/>
        </w:rPr>
        <w:t>goal is to abstract and simplify</w:t>
      </w:r>
      <w:r w:rsidRPr="003C023B">
        <w:rPr>
          <w:rFonts w:ascii="Arial" w:hAnsi="Arial" w:cs="Arial"/>
        </w:rPr>
        <w:t xml:space="preserve"> </w:t>
      </w:r>
      <w:r>
        <w:rPr>
          <w:rFonts w:ascii="Arial" w:hAnsi="Arial" w:cs="Arial"/>
        </w:rPr>
        <w:t xml:space="preserve">dynamic resource allocation </w:t>
      </w:r>
      <w:r w:rsidR="00ED431B">
        <w:rPr>
          <w:rFonts w:ascii="Arial" w:hAnsi="Arial" w:cs="Arial"/>
        </w:rPr>
        <w:t xml:space="preserve">and load balancing </w:t>
      </w:r>
      <w:r>
        <w:rPr>
          <w:rFonts w:ascii="Arial" w:hAnsi="Arial" w:cs="Arial"/>
        </w:rPr>
        <w:t xml:space="preserve">by </w:t>
      </w:r>
      <w:r w:rsidRPr="003C023B">
        <w:rPr>
          <w:rFonts w:ascii="Arial" w:hAnsi="Arial" w:cs="Arial"/>
        </w:rPr>
        <w:t>h</w:t>
      </w:r>
      <w:r>
        <w:rPr>
          <w:rFonts w:ascii="Arial" w:hAnsi="Arial" w:cs="Arial"/>
        </w:rPr>
        <w:t>iding AWS’</w:t>
      </w:r>
      <w:r w:rsidRPr="003C023B">
        <w:rPr>
          <w:rFonts w:ascii="Arial" w:hAnsi="Arial" w:cs="Arial"/>
        </w:rPr>
        <w:t xml:space="preserve"> inherent complexity</w:t>
      </w:r>
      <w:r>
        <w:rPr>
          <w:rFonts w:ascii="Arial" w:hAnsi="Arial" w:cs="Arial"/>
        </w:rPr>
        <w:t>.  The added benefit of elegantly applying dynamic resource control results in significant AWS cost reductions.</w:t>
      </w:r>
    </w:p>
    <w:tbl>
      <w:tblPr>
        <w:tblW w:w="0" w:type="auto"/>
        <w:tblLook w:val="04A0" w:firstRow="1" w:lastRow="0" w:firstColumn="1" w:lastColumn="0" w:noHBand="0" w:noVBand="1"/>
      </w:tblPr>
      <w:tblGrid>
        <w:gridCol w:w="9360"/>
      </w:tblGrid>
      <w:tr w:rsidR="00E14909" w:rsidRPr="001378A7" w14:paraId="0C94B1E3" w14:textId="77777777" w:rsidTr="00B407D3">
        <w:tc>
          <w:tcPr>
            <w:tcW w:w="9576" w:type="dxa"/>
            <w:shd w:val="clear" w:color="auto" w:fill="auto"/>
          </w:tcPr>
          <w:p w14:paraId="4A35CA0A" w14:textId="77777777" w:rsidR="00E14909" w:rsidRPr="001378A7" w:rsidRDefault="00E14909" w:rsidP="00C60899"/>
        </w:tc>
      </w:tr>
    </w:tbl>
    <w:p w14:paraId="3F790A30" w14:textId="77777777" w:rsidR="00E14909" w:rsidRPr="00BC7E90" w:rsidRDefault="000B3A14" w:rsidP="00BC7E90">
      <w:pPr>
        <w:pStyle w:val="Heading1"/>
      </w:pPr>
      <w:bookmarkStart w:id="5" w:name="_Toc514162355"/>
      <w:r>
        <w:t>The Axios</w:t>
      </w:r>
      <w:r w:rsidR="00BC7E90" w:rsidRPr="00BC7E90">
        <w:t xml:space="preserve"> Solution</w:t>
      </w:r>
      <w:bookmarkEnd w:id="5"/>
    </w:p>
    <w:p w14:paraId="21889A2C" w14:textId="77777777" w:rsidR="0052318D" w:rsidRDefault="0052318D" w:rsidP="00BC7E90">
      <w:pPr>
        <w:pStyle w:val="BodyText"/>
        <w:rPr>
          <w:rFonts w:ascii="Arial" w:hAnsi="Arial" w:cs="Arial"/>
        </w:rPr>
      </w:pPr>
    </w:p>
    <w:p w14:paraId="034F1119" w14:textId="740FD610" w:rsidR="008E5D20" w:rsidRPr="003C023B" w:rsidRDefault="00501932" w:rsidP="008E5D20">
      <w:pPr>
        <w:rPr>
          <w:rFonts w:ascii="Arial" w:hAnsi="Arial" w:cs="Arial"/>
        </w:rPr>
      </w:pPr>
      <w:r>
        <w:rPr>
          <w:rFonts w:ascii="Arial" w:hAnsi="Arial" w:cs="Arial"/>
        </w:rPr>
        <w:t>Taking into account the current shortcomings of the AWS services, Zephyrus</w:t>
      </w:r>
      <w:r w:rsidRPr="003C023B">
        <w:rPr>
          <w:rFonts w:ascii="Arial" w:hAnsi="Arial" w:cs="Arial"/>
        </w:rPr>
        <w:t xml:space="preserve">’ primarily design goal is to facilitate </w:t>
      </w:r>
      <w:r>
        <w:rPr>
          <w:rFonts w:ascii="Arial" w:hAnsi="Arial" w:cs="Arial"/>
        </w:rPr>
        <w:t xml:space="preserve">dynamic resource allocation while </w:t>
      </w:r>
      <w:r w:rsidRPr="003C023B">
        <w:rPr>
          <w:rFonts w:ascii="Arial" w:hAnsi="Arial" w:cs="Arial"/>
        </w:rPr>
        <w:t>hiding its inherent complexity</w:t>
      </w:r>
      <w:r w:rsidR="00A04224">
        <w:rPr>
          <w:rFonts w:ascii="Arial" w:hAnsi="Arial" w:cs="Arial"/>
        </w:rPr>
        <w:t>,</w:t>
      </w:r>
      <w:r w:rsidR="008E5D20">
        <w:rPr>
          <w:rFonts w:ascii="Arial" w:hAnsi="Arial" w:cs="Arial"/>
        </w:rPr>
        <w:t xml:space="preserve"> d</w:t>
      </w:r>
      <w:r w:rsidR="00A04224">
        <w:rPr>
          <w:rFonts w:ascii="Arial" w:hAnsi="Arial" w:cs="Arial"/>
        </w:rPr>
        <w:t>ynamically “right-sizing” workloads</w:t>
      </w:r>
      <w:r w:rsidR="008E5D20">
        <w:rPr>
          <w:rFonts w:ascii="Arial" w:hAnsi="Arial" w:cs="Arial"/>
        </w:rPr>
        <w:t xml:space="preserve"> &amp; providing visibility in a c</w:t>
      </w:r>
      <w:r w:rsidRPr="0052318D">
        <w:rPr>
          <w:rFonts w:ascii="Arial" w:hAnsi="Arial" w:cs="Arial"/>
        </w:rPr>
        <w:t>loud agnostic environment</w:t>
      </w:r>
      <w:r>
        <w:rPr>
          <w:rFonts w:ascii="Arial" w:hAnsi="Arial" w:cs="Arial"/>
        </w:rPr>
        <w:t xml:space="preserve">.  </w:t>
      </w:r>
      <w:r w:rsidR="008E5D20">
        <w:rPr>
          <w:rFonts w:ascii="Arial" w:hAnsi="Arial" w:cs="Arial"/>
        </w:rPr>
        <w:t>The added benefit of efficiently applying dynamic r</w:t>
      </w:r>
      <w:r w:rsidR="00A04224">
        <w:rPr>
          <w:rFonts w:ascii="Arial" w:hAnsi="Arial" w:cs="Arial"/>
        </w:rPr>
        <w:t xml:space="preserve">esourcing is a significant </w:t>
      </w:r>
      <w:r w:rsidR="008E5D20">
        <w:rPr>
          <w:rFonts w:ascii="Arial" w:hAnsi="Arial" w:cs="Arial"/>
        </w:rPr>
        <w:t>reduction</w:t>
      </w:r>
      <w:r w:rsidR="00A04224">
        <w:rPr>
          <w:rFonts w:ascii="Arial" w:hAnsi="Arial" w:cs="Arial"/>
        </w:rPr>
        <w:t xml:space="preserve"> in cost</w:t>
      </w:r>
      <w:r w:rsidR="008E5D20">
        <w:rPr>
          <w:rFonts w:ascii="Arial" w:hAnsi="Arial" w:cs="Arial"/>
        </w:rPr>
        <w:t>.</w:t>
      </w:r>
    </w:p>
    <w:p w14:paraId="64E78A80" w14:textId="77777777" w:rsidR="000B3A14" w:rsidRDefault="000B3A14" w:rsidP="00BC7E90">
      <w:pPr>
        <w:pStyle w:val="BodyText"/>
        <w:rPr>
          <w:rFonts w:ascii="Arial" w:hAnsi="Arial" w:cs="Arial"/>
        </w:rPr>
      </w:pPr>
    </w:p>
    <w:p w14:paraId="21B93249" w14:textId="4DD0F1C2" w:rsidR="00FF0FEC" w:rsidRDefault="003539CF" w:rsidP="000B3A14">
      <w:pPr>
        <w:pStyle w:val="Heading2"/>
      </w:pPr>
      <w:bookmarkStart w:id="6" w:name="_Toc514162356"/>
      <w:r>
        <w:t xml:space="preserve">Load Balancing and </w:t>
      </w:r>
      <w:r w:rsidR="00FF0FEC">
        <w:t>Resource Provisioning</w:t>
      </w:r>
      <w:bookmarkEnd w:id="6"/>
    </w:p>
    <w:p w14:paraId="31537BF5" w14:textId="77777777" w:rsidR="00A04224" w:rsidRDefault="00A04224" w:rsidP="00A04224">
      <w:pPr>
        <w:rPr>
          <w:rFonts w:ascii="Arial" w:hAnsi="Arial" w:cs="Arial"/>
        </w:rPr>
      </w:pPr>
    </w:p>
    <w:p w14:paraId="1629C6A3" w14:textId="2A10BFAE" w:rsidR="007E54A9" w:rsidRDefault="00396CD0" w:rsidP="00A04224">
      <w:pPr>
        <w:rPr>
          <w:rFonts w:ascii="Arial" w:hAnsi="Arial" w:cs="Arial"/>
        </w:rPr>
      </w:pPr>
      <w:r w:rsidRPr="00A04224">
        <w:rPr>
          <w:rFonts w:ascii="Arial" w:hAnsi="Arial" w:cs="Arial"/>
        </w:rPr>
        <w:t>Zephyrus</w:t>
      </w:r>
      <w:r w:rsidR="007E54A9">
        <w:rPr>
          <w:rFonts w:ascii="Arial" w:hAnsi="Arial" w:cs="Arial"/>
        </w:rPr>
        <w:t xml:space="preserve"> has the ability to start virtual machines only when needed and terminating them when no longer needed.  It offers</w:t>
      </w:r>
      <w:r w:rsidRPr="00A04224">
        <w:rPr>
          <w:rFonts w:ascii="Arial" w:hAnsi="Arial" w:cs="Arial"/>
        </w:rPr>
        <w:t xml:space="preserve"> load balancing and auto-scaling feat</w:t>
      </w:r>
      <w:r w:rsidR="007E54A9">
        <w:rPr>
          <w:rFonts w:ascii="Arial" w:hAnsi="Arial" w:cs="Arial"/>
        </w:rPr>
        <w:t>ures, but also provides a method</w:t>
      </w:r>
      <w:r w:rsidRPr="00A04224">
        <w:rPr>
          <w:rFonts w:ascii="Arial" w:hAnsi="Arial" w:cs="Arial"/>
        </w:rPr>
        <w:t xml:space="preserve"> for </w:t>
      </w:r>
      <w:r w:rsidR="00D739D1">
        <w:rPr>
          <w:rFonts w:ascii="Arial" w:hAnsi="Arial" w:cs="Arial"/>
        </w:rPr>
        <w:t>customizing</w:t>
      </w:r>
      <w:r w:rsidR="007E54A9">
        <w:rPr>
          <w:rFonts w:ascii="Arial" w:hAnsi="Arial" w:cs="Arial"/>
        </w:rPr>
        <w:t xml:space="preserve"> the algorithms</w:t>
      </w:r>
      <w:r w:rsidR="00D739D1">
        <w:rPr>
          <w:rFonts w:ascii="Arial" w:hAnsi="Arial" w:cs="Arial"/>
        </w:rPr>
        <w:t xml:space="preserve"> if warranted by mission circumstances</w:t>
      </w:r>
      <w:r w:rsidR="007E54A9">
        <w:rPr>
          <w:rFonts w:ascii="Arial" w:hAnsi="Arial" w:cs="Arial"/>
        </w:rPr>
        <w:t xml:space="preserve">.  </w:t>
      </w:r>
    </w:p>
    <w:p w14:paraId="16AFA0C2" w14:textId="77777777" w:rsidR="002F4281" w:rsidRDefault="002F4281" w:rsidP="00A04224">
      <w:pPr>
        <w:rPr>
          <w:rFonts w:ascii="Arial" w:hAnsi="Arial" w:cs="Arial"/>
        </w:rPr>
      </w:pPr>
    </w:p>
    <w:p w14:paraId="7C7BE188" w14:textId="17E0619C" w:rsidR="00777D7F" w:rsidRDefault="002F4281" w:rsidP="00A04224">
      <w:pPr>
        <w:rPr>
          <w:rFonts w:ascii="Arial" w:hAnsi="Arial" w:cs="Arial"/>
        </w:rPr>
      </w:pPr>
      <w:r>
        <w:rPr>
          <w:rFonts w:ascii="Arial" w:hAnsi="Arial" w:cs="Arial"/>
        </w:rPr>
        <w:t>Zephyrus will also allocate</w:t>
      </w:r>
      <w:r w:rsidR="00777D7F" w:rsidRPr="00A04224">
        <w:rPr>
          <w:rFonts w:ascii="Arial" w:hAnsi="Arial" w:cs="Arial"/>
        </w:rPr>
        <w:t xml:space="preserve"> a virtual machine to any session that was not able to launch a task due to lack or resources.  The </w:t>
      </w:r>
      <w:r>
        <w:rPr>
          <w:rFonts w:ascii="Arial" w:hAnsi="Arial" w:cs="Arial"/>
        </w:rPr>
        <w:t>VM would be provided by</w:t>
      </w:r>
      <w:r w:rsidR="00777D7F" w:rsidRPr="00A04224">
        <w:rPr>
          <w:rFonts w:ascii="Arial" w:hAnsi="Arial" w:cs="Arial"/>
        </w:rPr>
        <w:t xml:space="preserve"> a free agent if available</w:t>
      </w:r>
      <w:r>
        <w:rPr>
          <w:rFonts w:ascii="Arial" w:hAnsi="Arial" w:cs="Arial"/>
        </w:rPr>
        <w:t xml:space="preserve">, or </w:t>
      </w:r>
      <w:r w:rsidR="00777D7F" w:rsidRPr="00A04224">
        <w:rPr>
          <w:rFonts w:ascii="Arial" w:hAnsi="Arial" w:cs="Arial"/>
        </w:rPr>
        <w:t xml:space="preserve">newly created.  </w:t>
      </w:r>
      <w:ins w:id="7" w:author="Ganteaume, Oscar [Axios]" w:date="2018-06-13T05:53:00Z">
        <w:r w:rsidR="007B2BD5">
          <w:rPr>
            <w:rFonts w:ascii="Arial" w:hAnsi="Arial" w:cs="Arial"/>
          </w:rPr>
          <w:t>The use of free agents expedite the provisioning process.</w:t>
        </w:r>
      </w:ins>
    </w:p>
    <w:p w14:paraId="6AC72AB6" w14:textId="77777777" w:rsidR="00A04224" w:rsidRPr="00A04224" w:rsidRDefault="00A04224" w:rsidP="00A04224">
      <w:pPr>
        <w:rPr>
          <w:rFonts w:ascii="Arial" w:hAnsi="Arial" w:cs="Arial"/>
        </w:rPr>
      </w:pPr>
    </w:p>
    <w:p w14:paraId="34D1036C" w14:textId="51AF2064" w:rsidR="00777D7F" w:rsidRPr="00A04224" w:rsidRDefault="00777D7F" w:rsidP="00A04224">
      <w:pPr>
        <w:rPr>
          <w:rFonts w:ascii="Arial" w:hAnsi="Arial" w:cs="Arial"/>
        </w:rPr>
      </w:pPr>
      <w:r w:rsidRPr="00A04224">
        <w:rPr>
          <w:rFonts w:ascii="Arial" w:hAnsi="Arial" w:cs="Arial"/>
        </w:rPr>
        <w:t xml:space="preserve">Zephyrus monitors the states of all the virtual machine running within the system </w:t>
      </w:r>
      <w:ins w:id="8" w:author="Ganteaume, Oscar [Axios]" w:date="2018-06-13T05:55:00Z">
        <w:r w:rsidR="007B2BD5">
          <w:rPr>
            <w:rFonts w:ascii="Arial" w:hAnsi="Arial" w:cs="Arial"/>
          </w:rPr>
          <w:t xml:space="preserve">grouping them by sessions </w:t>
        </w:r>
      </w:ins>
      <w:r w:rsidRPr="00A04224">
        <w:rPr>
          <w:rFonts w:ascii="Arial" w:hAnsi="Arial" w:cs="Arial"/>
        </w:rPr>
        <w:t xml:space="preserve">and terminates those that are no longer needed.  </w:t>
      </w:r>
      <w:r w:rsidR="00406AB0">
        <w:rPr>
          <w:rFonts w:ascii="Arial" w:hAnsi="Arial" w:cs="Arial"/>
        </w:rPr>
        <w:t xml:space="preserve">As mentioned previously, </w:t>
      </w:r>
      <w:r w:rsidRPr="00A04224">
        <w:rPr>
          <w:rFonts w:ascii="Arial" w:hAnsi="Arial" w:cs="Arial"/>
        </w:rPr>
        <w:t>Zephyrus allows</w:t>
      </w:r>
      <w:r w:rsidR="00406AB0">
        <w:rPr>
          <w:rFonts w:ascii="Arial" w:hAnsi="Arial" w:cs="Arial"/>
        </w:rPr>
        <w:t xml:space="preserve"> full customization of the </w:t>
      </w:r>
      <w:r w:rsidRPr="00A04224">
        <w:rPr>
          <w:rFonts w:ascii="Arial" w:hAnsi="Arial" w:cs="Arial"/>
        </w:rPr>
        <w:t xml:space="preserve">conditions in which virtual machines are </w:t>
      </w:r>
      <w:r w:rsidR="00406AB0">
        <w:rPr>
          <w:rFonts w:ascii="Arial" w:hAnsi="Arial" w:cs="Arial"/>
        </w:rPr>
        <w:t>terminated</w:t>
      </w:r>
      <w:r w:rsidRPr="00A04224">
        <w:rPr>
          <w:rFonts w:ascii="Arial" w:hAnsi="Arial" w:cs="Arial"/>
        </w:rPr>
        <w:t>.</w:t>
      </w:r>
      <w:r w:rsidR="00406AB0">
        <w:rPr>
          <w:rFonts w:ascii="Arial" w:hAnsi="Arial" w:cs="Arial"/>
        </w:rPr>
        <w:t xml:space="preserve">  </w:t>
      </w:r>
      <w:r w:rsidRPr="00A04224">
        <w:rPr>
          <w:rFonts w:ascii="Arial" w:hAnsi="Arial" w:cs="Arial"/>
        </w:rPr>
        <w:t>This continuous monitoring and task orchestration</w:t>
      </w:r>
      <w:r w:rsidR="00A82D4B" w:rsidRPr="00A04224">
        <w:rPr>
          <w:rFonts w:ascii="Arial" w:hAnsi="Arial" w:cs="Arial"/>
        </w:rPr>
        <w:t xml:space="preserve"> approach</w:t>
      </w:r>
      <w:r w:rsidR="00406AB0">
        <w:rPr>
          <w:rFonts w:ascii="Arial" w:hAnsi="Arial" w:cs="Arial"/>
        </w:rPr>
        <w:t xml:space="preserve"> is what enables</w:t>
      </w:r>
      <w:r w:rsidRPr="00A04224">
        <w:rPr>
          <w:rFonts w:ascii="Arial" w:hAnsi="Arial" w:cs="Arial"/>
        </w:rPr>
        <w:t xml:space="preserve"> Zephyrus to save provisioning costs while isolating </w:t>
      </w:r>
      <w:r w:rsidR="00406AB0">
        <w:rPr>
          <w:rFonts w:ascii="Arial" w:hAnsi="Arial" w:cs="Arial"/>
        </w:rPr>
        <w:t>the application</w:t>
      </w:r>
      <w:r w:rsidRPr="00A04224">
        <w:rPr>
          <w:rFonts w:ascii="Arial" w:hAnsi="Arial" w:cs="Arial"/>
        </w:rPr>
        <w:t xml:space="preserve"> from </w:t>
      </w:r>
      <w:r w:rsidR="00406AB0">
        <w:rPr>
          <w:rFonts w:ascii="Arial" w:hAnsi="Arial" w:cs="Arial"/>
        </w:rPr>
        <w:t xml:space="preserve">a </w:t>
      </w:r>
      <w:r w:rsidRPr="00A04224">
        <w:rPr>
          <w:rFonts w:ascii="Arial" w:hAnsi="Arial" w:cs="Arial"/>
        </w:rPr>
        <w:t>cloud service specific configuration.</w:t>
      </w:r>
    </w:p>
    <w:p w14:paraId="057F9178" w14:textId="77777777" w:rsidR="00553981" w:rsidRDefault="00553981" w:rsidP="00BC7E90">
      <w:pPr>
        <w:pStyle w:val="BodyText"/>
        <w:rPr>
          <w:rFonts w:ascii="Arial" w:hAnsi="Arial" w:cs="Arial"/>
        </w:rPr>
      </w:pPr>
    </w:p>
    <w:p w14:paraId="0FA91EC5" w14:textId="77777777" w:rsidR="000B3A14" w:rsidRDefault="000B3A14" w:rsidP="000B3A14">
      <w:pPr>
        <w:pStyle w:val="Heading2"/>
      </w:pPr>
      <w:bookmarkStart w:id="9" w:name="_Toc514162357"/>
      <w:r>
        <w:t>Resource Visibility</w:t>
      </w:r>
      <w:bookmarkEnd w:id="9"/>
    </w:p>
    <w:p w14:paraId="3CD98A68" w14:textId="77777777" w:rsidR="001E5D1C" w:rsidRDefault="001E5D1C" w:rsidP="001E5D1C"/>
    <w:p w14:paraId="351D5BA3" w14:textId="4D3BC919" w:rsidR="00553981" w:rsidRDefault="00553981" w:rsidP="001E5D1C">
      <w:pPr>
        <w:rPr>
          <w:rFonts w:ascii="Arial" w:hAnsi="Arial" w:cs="Arial"/>
        </w:rPr>
      </w:pPr>
      <w:r w:rsidRPr="001E5D1C">
        <w:rPr>
          <w:rFonts w:ascii="Arial" w:hAnsi="Arial" w:cs="Arial"/>
        </w:rPr>
        <w:t xml:space="preserve">Zephyrus </w:t>
      </w:r>
      <w:r w:rsidR="0016477E">
        <w:rPr>
          <w:rFonts w:ascii="Arial" w:hAnsi="Arial" w:cs="Arial"/>
        </w:rPr>
        <w:t>features</w:t>
      </w:r>
      <w:r w:rsidRPr="001E5D1C">
        <w:rPr>
          <w:rFonts w:ascii="Arial" w:hAnsi="Arial" w:cs="Arial"/>
        </w:rPr>
        <w:t xml:space="preserve"> a web-based visualization application that allows you to monitor the health of the </w:t>
      </w:r>
      <w:r w:rsidR="0016477E">
        <w:rPr>
          <w:rFonts w:ascii="Arial" w:hAnsi="Arial" w:cs="Arial"/>
        </w:rPr>
        <w:t>managed applications, and</w:t>
      </w:r>
      <w:r w:rsidRPr="001E5D1C">
        <w:rPr>
          <w:rFonts w:ascii="Arial" w:hAnsi="Arial" w:cs="Arial"/>
        </w:rPr>
        <w:t xml:space="preserve"> allows you to quickly determine the health of each session</w:t>
      </w:r>
      <w:r w:rsidR="0016477E">
        <w:rPr>
          <w:rFonts w:ascii="Arial" w:hAnsi="Arial" w:cs="Arial"/>
        </w:rPr>
        <w:t xml:space="preserve"> using a </w:t>
      </w:r>
      <w:r w:rsidR="00D54B0B">
        <w:rPr>
          <w:rFonts w:ascii="Arial" w:hAnsi="Arial" w:cs="Arial"/>
        </w:rPr>
        <w:t xml:space="preserve">near teal-time </w:t>
      </w:r>
      <w:r w:rsidR="0016477E">
        <w:rPr>
          <w:rFonts w:ascii="Arial" w:hAnsi="Arial" w:cs="Arial"/>
        </w:rPr>
        <w:t>color-coded table.  The user</w:t>
      </w:r>
      <w:r w:rsidRPr="001E5D1C">
        <w:rPr>
          <w:rFonts w:ascii="Arial" w:hAnsi="Arial" w:cs="Arial"/>
        </w:rPr>
        <w:t xml:space="preserve"> can also visualize the health of each virtual machine associated to a session by clicking on the session name. </w:t>
      </w:r>
    </w:p>
    <w:p w14:paraId="099E9156" w14:textId="77777777" w:rsidR="00D54B0B" w:rsidRPr="001E5D1C" w:rsidRDefault="00D54B0B" w:rsidP="001E5D1C">
      <w:pPr>
        <w:rPr>
          <w:rFonts w:ascii="Arial" w:hAnsi="Arial" w:cs="Arial"/>
        </w:rPr>
      </w:pPr>
    </w:p>
    <w:p w14:paraId="660E23B0" w14:textId="5CA1D5B1" w:rsidR="000B3A14" w:rsidRPr="001E5D1C" w:rsidRDefault="00553981" w:rsidP="001E5D1C">
      <w:pPr>
        <w:rPr>
          <w:rFonts w:ascii="Arial" w:hAnsi="Arial" w:cs="Arial"/>
        </w:rPr>
      </w:pPr>
      <w:r w:rsidRPr="001E5D1C">
        <w:rPr>
          <w:rFonts w:ascii="Arial" w:hAnsi="Arial" w:cs="Arial"/>
        </w:rPr>
        <w:t>If the operator is interested in seeing specific tasks then s</w:t>
      </w:r>
      <w:r w:rsidR="00156F35">
        <w:rPr>
          <w:rFonts w:ascii="Arial" w:hAnsi="Arial" w:cs="Arial"/>
        </w:rPr>
        <w:t>/</w:t>
      </w:r>
      <w:r w:rsidRPr="001E5D1C">
        <w:rPr>
          <w:rFonts w:ascii="Arial" w:hAnsi="Arial" w:cs="Arial"/>
        </w:rPr>
        <w:t xml:space="preserve">he can select a single virtual machine.  Zephyrus loads all the information containing the tasks running on the particular virtual machine.  Selecting a particular task </w:t>
      </w:r>
      <w:r w:rsidR="007C7385" w:rsidRPr="001E5D1C">
        <w:rPr>
          <w:rFonts w:ascii="Arial" w:hAnsi="Arial" w:cs="Arial"/>
        </w:rPr>
        <w:t>displays detail</w:t>
      </w:r>
      <w:r w:rsidR="00156F35">
        <w:rPr>
          <w:rFonts w:ascii="Arial" w:hAnsi="Arial" w:cs="Arial"/>
        </w:rPr>
        <w:t>ed task</w:t>
      </w:r>
      <w:r w:rsidR="007C7385" w:rsidRPr="001E5D1C">
        <w:rPr>
          <w:rFonts w:ascii="Arial" w:hAnsi="Arial" w:cs="Arial"/>
        </w:rPr>
        <w:t xml:space="preserve"> information such as </w:t>
      </w:r>
      <w:r w:rsidR="00156F35">
        <w:rPr>
          <w:rFonts w:ascii="Arial" w:hAnsi="Arial" w:cs="Arial"/>
        </w:rPr>
        <w:t>start time</w:t>
      </w:r>
      <w:r w:rsidR="007C7385" w:rsidRPr="001E5D1C">
        <w:rPr>
          <w:rFonts w:ascii="Arial" w:hAnsi="Arial" w:cs="Arial"/>
        </w:rPr>
        <w:t>, how long has been running, where is running, et cetera.</w:t>
      </w:r>
    </w:p>
    <w:p w14:paraId="5EE2C3F3" w14:textId="77777777" w:rsidR="00553981" w:rsidRDefault="00553981" w:rsidP="001E5D1C"/>
    <w:p w14:paraId="247EBA22" w14:textId="44CBEA90" w:rsidR="0052318D" w:rsidRDefault="00D66652" w:rsidP="00D66652">
      <w:pPr>
        <w:pStyle w:val="BodyText"/>
        <w:ind w:left="720"/>
      </w:pPr>
      <w:r>
        <w:object w:dxaOrig="14791" w:dyaOrig="9316" w14:anchorId="2C5B0F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pt;height:256.05pt" o:ole="">
            <v:imagedata r:id="rId14" o:title=""/>
          </v:shape>
          <o:OLEObject Type="Embed" ProgID="Visio.Drawing.15" ShapeID="_x0000_i1025" DrawAspect="Content" ObjectID="_1590375651" r:id="rId15"/>
        </w:object>
      </w:r>
    </w:p>
    <w:p w14:paraId="5DF27FBC" w14:textId="55C2C9A6" w:rsidR="00D66652" w:rsidRPr="00D66652" w:rsidRDefault="00D66652" w:rsidP="00D66652">
      <w:pPr>
        <w:pStyle w:val="Caption"/>
        <w:rPr>
          <w:rFonts w:ascii="Arial" w:hAnsi="Arial" w:cs="Arial"/>
          <w:color w:val="auto"/>
        </w:rPr>
      </w:pPr>
      <w:r w:rsidRPr="00D66652">
        <w:rPr>
          <w:color w:val="auto"/>
        </w:rPr>
        <w:t>Figure 1: Resource Visibility</w:t>
      </w:r>
    </w:p>
    <w:p w14:paraId="598D114B" w14:textId="77777777" w:rsidR="00D66652" w:rsidRDefault="00D66652" w:rsidP="00D66652">
      <w:pPr>
        <w:pStyle w:val="Heading1"/>
        <w:numPr>
          <w:ilvl w:val="0"/>
          <w:numId w:val="0"/>
        </w:numPr>
        <w:ind w:left="810"/>
      </w:pPr>
    </w:p>
    <w:p w14:paraId="2CB75DAE" w14:textId="5F07DDFC" w:rsidR="0052318D" w:rsidRPr="00E257C0" w:rsidRDefault="0052318D" w:rsidP="00E257C0">
      <w:pPr>
        <w:pStyle w:val="Heading1"/>
      </w:pPr>
      <w:bookmarkStart w:id="10" w:name="_Toc514162358"/>
      <w:r w:rsidRPr="00E257C0">
        <w:t xml:space="preserve">The </w:t>
      </w:r>
      <w:r w:rsidR="0016477E">
        <w:t xml:space="preserve">Cost Savings </w:t>
      </w:r>
      <w:r w:rsidRPr="00E257C0">
        <w:t>Business Case</w:t>
      </w:r>
      <w:bookmarkEnd w:id="10"/>
    </w:p>
    <w:p w14:paraId="11919FF3" w14:textId="77777777" w:rsidR="0052318D" w:rsidRDefault="0052318D" w:rsidP="0052318D">
      <w:pPr>
        <w:pStyle w:val="Heading1"/>
        <w:numPr>
          <w:ilvl w:val="0"/>
          <w:numId w:val="0"/>
        </w:numPr>
        <w:ind w:left="810" w:hanging="810"/>
      </w:pPr>
    </w:p>
    <w:p w14:paraId="5572E62B" w14:textId="69CEEB83" w:rsidR="001E5D1C" w:rsidRPr="001E5D1C" w:rsidRDefault="001E5D1C" w:rsidP="001E5D1C">
      <w:pPr>
        <w:rPr>
          <w:rFonts w:ascii="Arial" w:hAnsi="Arial" w:cs="Arial"/>
        </w:rPr>
      </w:pPr>
      <w:r>
        <w:rPr>
          <w:rFonts w:ascii="Arial" w:hAnsi="Arial" w:cs="Arial"/>
        </w:rPr>
        <w:t>With support from our GED Seven Hills program, Axios</w:t>
      </w:r>
      <w:r w:rsidRPr="001E5D1C">
        <w:rPr>
          <w:rFonts w:ascii="Arial" w:hAnsi="Arial" w:cs="Arial"/>
        </w:rPr>
        <w:t xml:space="preserve"> test</w:t>
      </w:r>
      <w:r>
        <w:rPr>
          <w:rFonts w:ascii="Arial" w:hAnsi="Arial" w:cs="Arial"/>
        </w:rPr>
        <w:t>ed the</w:t>
      </w:r>
      <w:r w:rsidRPr="001E5D1C">
        <w:rPr>
          <w:rFonts w:ascii="Arial" w:hAnsi="Arial" w:cs="Arial"/>
        </w:rPr>
        <w:t xml:space="preserve"> Zephyrus concept on </w:t>
      </w:r>
      <w:r>
        <w:rPr>
          <w:rFonts w:ascii="Arial" w:hAnsi="Arial" w:cs="Arial"/>
        </w:rPr>
        <w:t xml:space="preserve">a multi-user mission application and </w:t>
      </w:r>
      <w:r w:rsidRPr="001E5D1C">
        <w:rPr>
          <w:rFonts w:ascii="Arial" w:hAnsi="Arial" w:cs="Arial"/>
        </w:rPr>
        <w:t>compare</w:t>
      </w:r>
      <w:r>
        <w:rPr>
          <w:rFonts w:ascii="Arial" w:hAnsi="Arial" w:cs="Arial"/>
        </w:rPr>
        <w:t>d</w:t>
      </w:r>
      <w:r w:rsidRPr="001E5D1C">
        <w:rPr>
          <w:rFonts w:ascii="Arial" w:hAnsi="Arial" w:cs="Arial"/>
        </w:rPr>
        <w:t xml:space="preserve"> operational costs.  We ran two </w:t>
      </w:r>
      <w:r>
        <w:rPr>
          <w:rFonts w:ascii="Arial" w:hAnsi="Arial" w:cs="Arial"/>
        </w:rPr>
        <w:t>different scenarios and show</w:t>
      </w:r>
      <w:r w:rsidRPr="001E5D1C">
        <w:rPr>
          <w:rFonts w:ascii="Arial" w:hAnsi="Arial" w:cs="Arial"/>
        </w:rPr>
        <w:t xml:space="preserve"> the cost comparison tables below. </w:t>
      </w:r>
      <w:r>
        <w:rPr>
          <w:rFonts w:ascii="Arial" w:hAnsi="Arial" w:cs="Arial"/>
        </w:rPr>
        <w:t xml:space="preserve"> The first scenario provides</w:t>
      </w:r>
      <w:r w:rsidRPr="001E5D1C">
        <w:rPr>
          <w:rFonts w:ascii="Arial" w:hAnsi="Arial" w:cs="Arial"/>
        </w:rPr>
        <w:t xml:space="preserve"> resources for an on-demand number of users during a normal 8 hour s</w:t>
      </w:r>
      <w:r>
        <w:rPr>
          <w:rFonts w:ascii="Arial" w:hAnsi="Arial" w:cs="Arial"/>
        </w:rPr>
        <w:t>hift.  The second scenario</w:t>
      </w:r>
      <w:r w:rsidRPr="001E5D1C">
        <w:rPr>
          <w:rFonts w:ascii="Arial" w:hAnsi="Arial" w:cs="Arial"/>
        </w:rPr>
        <w:t xml:space="preserve"> support</w:t>
      </w:r>
      <w:r>
        <w:rPr>
          <w:rFonts w:ascii="Arial" w:hAnsi="Arial" w:cs="Arial"/>
        </w:rPr>
        <w:t>s</w:t>
      </w:r>
      <w:r w:rsidRPr="001E5D1C">
        <w:rPr>
          <w:rFonts w:ascii="Arial" w:hAnsi="Arial" w:cs="Arial"/>
        </w:rPr>
        <w:t xml:space="preserve"> up to sixty users regardless of </w:t>
      </w:r>
      <w:r w:rsidR="00280153">
        <w:rPr>
          <w:rFonts w:ascii="Arial" w:hAnsi="Arial" w:cs="Arial"/>
        </w:rPr>
        <w:t>activity or load</w:t>
      </w:r>
      <w:r w:rsidRPr="001E5D1C">
        <w:rPr>
          <w:rFonts w:ascii="Arial" w:hAnsi="Arial" w:cs="Arial"/>
        </w:rPr>
        <w:t>.</w:t>
      </w:r>
    </w:p>
    <w:p w14:paraId="4D03DC80" w14:textId="77777777" w:rsidR="00630110" w:rsidRPr="0016477E" w:rsidRDefault="00630110" w:rsidP="0016477E">
      <w:pPr>
        <w:rPr>
          <w:rFonts w:ascii="Arial" w:hAnsi="Arial" w:cs="Arial"/>
        </w:rPr>
      </w:pPr>
    </w:p>
    <w:p w14:paraId="5035FDB6" w14:textId="39D2549E" w:rsidR="0016477E" w:rsidRPr="0016477E" w:rsidRDefault="0016477E" w:rsidP="0016477E">
      <w:pPr>
        <w:rPr>
          <w:rFonts w:ascii="Arial" w:hAnsi="Arial" w:cs="Arial"/>
          <w:color w:val="548DD4" w:themeColor="text2" w:themeTint="99"/>
        </w:rPr>
      </w:pPr>
      <w:r w:rsidRPr="0016477E">
        <w:rPr>
          <w:rFonts w:ascii="Arial" w:hAnsi="Arial" w:cs="Arial"/>
        </w:rPr>
        <w:t xml:space="preserve">In both cases we can </w:t>
      </w:r>
      <w:r>
        <w:rPr>
          <w:rFonts w:ascii="Arial" w:hAnsi="Arial" w:cs="Arial"/>
        </w:rPr>
        <w:t>see a cost saving of almost 50%</w:t>
      </w:r>
      <w:r w:rsidRPr="0016477E">
        <w:rPr>
          <w:rFonts w:ascii="Arial" w:hAnsi="Arial" w:cs="Arial"/>
        </w:rPr>
        <w:t xml:space="preserve"> when the</w:t>
      </w:r>
      <w:r>
        <w:rPr>
          <w:rFonts w:ascii="Arial" w:hAnsi="Arial" w:cs="Arial"/>
        </w:rPr>
        <w:t xml:space="preserve"> Zephyrus framework manages the cloud resources</w:t>
      </w:r>
      <w:r w:rsidRPr="0016477E">
        <w:rPr>
          <w:rFonts w:ascii="Arial" w:hAnsi="Arial" w:cs="Arial"/>
        </w:rPr>
        <w:t xml:space="preserve">.  </w:t>
      </w:r>
      <w:commentRangeStart w:id="11"/>
      <w:r w:rsidRPr="0016477E">
        <w:rPr>
          <w:rFonts w:ascii="Arial" w:hAnsi="Arial" w:cs="Arial"/>
        </w:rPr>
        <w:t>The second case shows a</w:t>
      </w:r>
      <w:r>
        <w:rPr>
          <w:rFonts w:ascii="Arial" w:hAnsi="Arial" w:cs="Arial"/>
        </w:rPr>
        <w:t xml:space="preserve"> “Zephyrus Max Cost”, which is </w:t>
      </w:r>
      <w:r w:rsidRPr="0016477E">
        <w:rPr>
          <w:rFonts w:ascii="Arial" w:hAnsi="Arial" w:cs="Arial"/>
        </w:rPr>
        <w:t>approximately 22% lower that the legacy cost</w:t>
      </w:r>
      <w:commentRangeEnd w:id="11"/>
      <w:r w:rsidR="001657F2">
        <w:rPr>
          <w:rStyle w:val="CommentReference"/>
        </w:rPr>
        <w:commentReference w:id="11"/>
      </w:r>
      <w:r w:rsidRPr="0016477E">
        <w:rPr>
          <w:rFonts w:ascii="Arial" w:hAnsi="Arial" w:cs="Arial"/>
        </w:rPr>
        <w:t>.  This is when the framework was instantiated and all the virtual machines required to support sixty users were launched regardless of whether they are actually being used.</w:t>
      </w:r>
      <w:r>
        <w:rPr>
          <w:rFonts w:ascii="Arial" w:hAnsi="Arial" w:cs="Arial"/>
        </w:rPr>
        <w:t xml:space="preserve">  </w:t>
      </w:r>
      <w:r w:rsidRPr="0016477E">
        <w:rPr>
          <w:rFonts w:ascii="Arial" w:hAnsi="Arial" w:cs="Arial"/>
          <w:color w:val="548DD4" w:themeColor="text2" w:themeTint="99"/>
        </w:rPr>
        <w:t>(This is ambiguous; we need to work on this)</w:t>
      </w:r>
    </w:p>
    <w:p w14:paraId="282F07AC" w14:textId="77777777" w:rsidR="00630110" w:rsidRPr="0016477E" w:rsidRDefault="00630110" w:rsidP="0016477E">
      <w:pPr>
        <w:rPr>
          <w:rFonts w:ascii="Arial" w:hAnsi="Arial" w:cs="Arial"/>
        </w:rPr>
      </w:pPr>
    </w:p>
    <w:tbl>
      <w:tblPr>
        <w:tblW w:w="10680" w:type="dxa"/>
        <w:tblCellMar>
          <w:left w:w="0" w:type="dxa"/>
          <w:right w:w="0" w:type="dxa"/>
        </w:tblCellMar>
        <w:tblLook w:val="0420" w:firstRow="1" w:lastRow="0" w:firstColumn="0" w:lastColumn="0" w:noHBand="0" w:noVBand="1"/>
      </w:tblPr>
      <w:tblGrid>
        <w:gridCol w:w="3560"/>
        <w:gridCol w:w="3560"/>
        <w:gridCol w:w="3560"/>
      </w:tblGrid>
      <w:tr w:rsidR="0016477E" w:rsidRPr="00810FA7" w14:paraId="3144441C" w14:textId="77777777" w:rsidTr="001D3F3E">
        <w:trPr>
          <w:trHeight w:val="288"/>
        </w:trPr>
        <w:tc>
          <w:tcPr>
            <w:tcW w:w="356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3E10EB7C" w14:textId="77777777" w:rsidR="0016477E" w:rsidRPr="00810FA7" w:rsidRDefault="0016477E" w:rsidP="001D3F3E">
            <w:pPr>
              <w:rPr>
                <w:sz w:val="20"/>
              </w:rPr>
            </w:pPr>
            <w:r w:rsidRPr="00810FA7">
              <w:rPr>
                <w:b/>
                <w:bCs/>
                <w:sz w:val="20"/>
              </w:rPr>
              <w:t>Service</w:t>
            </w:r>
          </w:p>
        </w:tc>
        <w:tc>
          <w:tcPr>
            <w:tcW w:w="356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2A26D2AF" w14:textId="77777777" w:rsidR="0016477E" w:rsidRPr="00810FA7" w:rsidRDefault="0016477E" w:rsidP="001D3F3E">
            <w:pPr>
              <w:rPr>
                <w:sz w:val="20"/>
              </w:rPr>
            </w:pPr>
            <w:r w:rsidRPr="00810FA7">
              <w:rPr>
                <w:b/>
                <w:bCs/>
                <w:sz w:val="20"/>
              </w:rPr>
              <w:t>Legacy Cost</w:t>
            </w:r>
          </w:p>
        </w:tc>
        <w:tc>
          <w:tcPr>
            <w:tcW w:w="356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2E6D46DC" w14:textId="77777777" w:rsidR="0016477E" w:rsidRPr="00810FA7" w:rsidRDefault="0016477E" w:rsidP="001D3F3E">
            <w:pPr>
              <w:rPr>
                <w:sz w:val="20"/>
              </w:rPr>
            </w:pPr>
            <w:r>
              <w:rPr>
                <w:b/>
                <w:bCs/>
                <w:sz w:val="20"/>
              </w:rPr>
              <w:t>CCDP</w:t>
            </w:r>
            <w:r w:rsidRPr="00810FA7">
              <w:rPr>
                <w:b/>
                <w:bCs/>
                <w:sz w:val="20"/>
              </w:rPr>
              <w:t xml:space="preserve"> Cost</w:t>
            </w:r>
          </w:p>
        </w:tc>
      </w:tr>
      <w:tr w:rsidR="0016477E" w:rsidRPr="00810FA7" w14:paraId="71049D4C" w14:textId="77777777" w:rsidTr="001D3F3E">
        <w:trPr>
          <w:trHeight w:val="288"/>
        </w:trPr>
        <w:tc>
          <w:tcPr>
            <w:tcW w:w="356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22F5A603" w14:textId="77777777" w:rsidR="0016477E" w:rsidRPr="00810FA7" w:rsidRDefault="0016477E" w:rsidP="001D3F3E">
            <w:pPr>
              <w:rPr>
                <w:sz w:val="20"/>
              </w:rPr>
            </w:pPr>
            <w:r w:rsidRPr="00810FA7">
              <w:rPr>
                <w:sz w:val="20"/>
              </w:rPr>
              <w:t>EC2</w:t>
            </w:r>
          </w:p>
        </w:tc>
        <w:tc>
          <w:tcPr>
            <w:tcW w:w="356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44EE91A3" w14:textId="77777777" w:rsidR="0016477E" w:rsidRPr="00810FA7" w:rsidRDefault="0016477E" w:rsidP="001D3F3E">
            <w:pPr>
              <w:rPr>
                <w:sz w:val="20"/>
              </w:rPr>
            </w:pPr>
            <w:r w:rsidRPr="00810FA7">
              <w:rPr>
                <w:sz w:val="20"/>
              </w:rPr>
              <w:t>$9,876.84</w:t>
            </w:r>
          </w:p>
        </w:tc>
        <w:tc>
          <w:tcPr>
            <w:tcW w:w="356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0F55FE2C" w14:textId="77777777" w:rsidR="0016477E" w:rsidRPr="00810FA7" w:rsidRDefault="0016477E" w:rsidP="001D3F3E">
            <w:pPr>
              <w:rPr>
                <w:sz w:val="20"/>
              </w:rPr>
            </w:pPr>
            <w:r w:rsidRPr="00810FA7">
              <w:rPr>
                <w:sz w:val="20"/>
              </w:rPr>
              <w:t>$3,567.25</w:t>
            </w:r>
          </w:p>
        </w:tc>
      </w:tr>
      <w:tr w:rsidR="0016477E" w:rsidRPr="00810FA7" w14:paraId="4C9A7656" w14:textId="77777777" w:rsidTr="001D3F3E">
        <w:trPr>
          <w:trHeight w:val="288"/>
        </w:trPr>
        <w:tc>
          <w:tcPr>
            <w:tcW w:w="3560" w:type="dxa"/>
            <w:tcBorders>
              <w:top w:val="nil"/>
              <w:left w:val="nil"/>
              <w:bottom w:val="nil"/>
              <w:right w:val="nil"/>
            </w:tcBorders>
            <w:shd w:val="clear" w:color="auto" w:fill="auto"/>
            <w:tcMar>
              <w:top w:w="72" w:type="dxa"/>
              <w:left w:w="144" w:type="dxa"/>
              <w:bottom w:w="72" w:type="dxa"/>
              <w:right w:w="144" w:type="dxa"/>
            </w:tcMar>
            <w:hideMark/>
          </w:tcPr>
          <w:p w14:paraId="5913591B" w14:textId="77777777" w:rsidR="0016477E" w:rsidRPr="00810FA7" w:rsidRDefault="0016477E" w:rsidP="001D3F3E">
            <w:pPr>
              <w:rPr>
                <w:sz w:val="20"/>
              </w:rPr>
            </w:pPr>
            <w:r w:rsidRPr="00810FA7">
              <w:rPr>
                <w:sz w:val="20"/>
              </w:rPr>
              <w:t>RDS</w:t>
            </w:r>
          </w:p>
        </w:tc>
        <w:tc>
          <w:tcPr>
            <w:tcW w:w="3560" w:type="dxa"/>
            <w:tcBorders>
              <w:top w:val="nil"/>
              <w:left w:val="nil"/>
              <w:bottom w:val="nil"/>
              <w:right w:val="nil"/>
            </w:tcBorders>
            <w:shd w:val="clear" w:color="auto" w:fill="auto"/>
            <w:tcMar>
              <w:top w:w="72" w:type="dxa"/>
              <w:left w:w="144" w:type="dxa"/>
              <w:bottom w:w="72" w:type="dxa"/>
              <w:right w:w="144" w:type="dxa"/>
            </w:tcMar>
            <w:hideMark/>
          </w:tcPr>
          <w:p w14:paraId="564E3B3F" w14:textId="77777777" w:rsidR="0016477E" w:rsidRPr="00810FA7" w:rsidRDefault="0016477E" w:rsidP="001D3F3E">
            <w:pPr>
              <w:rPr>
                <w:sz w:val="20"/>
              </w:rPr>
            </w:pPr>
            <w:r w:rsidRPr="00810FA7">
              <w:rPr>
                <w:sz w:val="20"/>
              </w:rPr>
              <w:t>$0.00</w:t>
            </w:r>
          </w:p>
        </w:tc>
        <w:tc>
          <w:tcPr>
            <w:tcW w:w="3560" w:type="dxa"/>
            <w:tcBorders>
              <w:top w:val="nil"/>
              <w:left w:val="nil"/>
              <w:bottom w:val="nil"/>
              <w:right w:val="nil"/>
            </w:tcBorders>
            <w:shd w:val="clear" w:color="auto" w:fill="auto"/>
            <w:tcMar>
              <w:top w:w="72" w:type="dxa"/>
              <w:left w:w="144" w:type="dxa"/>
              <w:bottom w:w="72" w:type="dxa"/>
              <w:right w:w="144" w:type="dxa"/>
            </w:tcMar>
            <w:hideMark/>
          </w:tcPr>
          <w:p w14:paraId="1243C2F2" w14:textId="77777777" w:rsidR="0016477E" w:rsidRPr="00810FA7" w:rsidRDefault="0016477E" w:rsidP="001D3F3E">
            <w:pPr>
              <w:rPr>
                <w:sz w:val="20"/>
              </w:rPr>
            </w:pPr>
            <w:r w:rsidRPr="00810FA7">
              <w:rPr>
                <w:sz w:val="20"/>
              </w:rPr>
              <w:t>$556.32</w:t>
            </w:r>
          </w:p>
        </w:tc>
      </w:tr>
      <w:tr w:rsidR="0016477E" w:rsidRPr="00810FA7" w14:paraId="4201A3B1" w14:textId="77777777" w:rsidTr="001D3F3E">
        <w:trPr>
          <w:trHeight w:val="288"/>
        </w:trPr>
        <w:tc>
          <w:tcPr>
            <w:tcW w:w="3560" w:type="dxa"/>
            <w:tcBorders>
              <w:top w:val="nil"/>
              <w:left w:val="nil"/>
              <w:bottom w:val="single" w:sz="8" w:space="0" w:color="00CC99"/>
              <w:right w:val="nil"/>
            </w:tcBorders>
            <w:shd w:val="clear" w:color="auto" w:fill="E7F6EF"/>
            <w:tcMar>
              <w:top w:w="72" w:type="dxa"/>
              <w:left w:w="144" w:type="dxa"/>
              <w:bottom w:w="72" w:type="dxa"/>
              <w:right w:w="144" w:type="dxa"/>
            </w:tcMar>
            <w:hideMark/>
          </w:tcPr>
          <w:p w14:paraId="5CBA9277" w14:textId="77777777" w:rsidR="0016477E" w:rsidRPr="00810FA7" w:rsidRDefault="0016477E" w:rsidP="001D3F3E">
            <w:pPr>
              <w:rPr>
                <w:sz w:val="20"/>
              </w:rPr>
            </w:pPr>
            <w:r w:rsidRPr="00810FA7">
              <w:rPr>
                <w:sz w:val="20"/>
              </w:rPr>
              <w:t>Total Equiv. Monthly</w:t>
            </w:r>
          </w:p>
        </w:tc>
        <w:tc>
          <w:tcPr>
            <w:tcW w:w="3560" w:type="dxa"/>
            <w:tcBorders>
              <w:top w:val="nil"/>
              <w:left w:val="nil"/>
              <w:bottom w:val="single" w:sz="8" w:space="0" w:color="00CC99"/>
              <w:right w:val="nil"/>
            </w:tcBorders>
            <w:shd w:val="clear" w:color="auto" w:fill="E7F6EF"/>
            <w:tcMar>
              <w:top w:w="72" w:type="dxa"/>
              <w:left w:w="144" w:type="dxa"/>
              <w:bottom w:w="72" w:type="dxa"/>
              <w:right w:w="144" w:type="dxa"/>
            </w:tcMar>
            <w:hideMark/>
          </w:tcPr>
          <w:p w14:paraId="7C91B52B" w14:textId="77777777" w:rsidR="0016477E" w:rsidRPr="00810FA7" w:rsidRDefault="0016477E" w:rsidP="001D3F3E">
            <w:pPr>
              <w:rPr>
                <w:sz w:val="20"/>
              </w:rPr>
            </w:pPr>
            <w:r w:rsidRPr="00810FA7">
              <w:rPr>
                <w:sz w:val="20"/>
              </w:rPr>
              <w:t>$9,876.84</w:t>
            </w:r>
          </w:p>
        </w:tc>
        <w:tc>
          <w:tcPr>
            <w:tcW w:w="3560" w:type="dxa"/>
            <w:tcBorders>
              <w:top w:val="nil"/>
              <w:left w:val="nil"/>
              <w:bottom w:val="single" w:sz="8" w:space="0" w:color="00CC99"/>
              <w:right w:val="nil"/>
            </w:tcBorders>
            <w:shd w:val="clear" w:color="auto" w:fill="E7F6EF"/>
            <w:tcMar>
              <w:top w:w="72" w:type="dxa"/>
              <w:left w:w="144" w:type="dxa"/>
              <w:bottom w:w="72" w:type="dxa"/>
              <w:right w:w="144" w:type="dxa"/>
            </w:tcMar>
            <w:hideMark/>
          </w:tcPr>
          <w:p w14:paraId="7CE03FEF" w14:textId="77777777" w:rsidR="0016477E" w:rsidRPr="00810FA7" w:rsidRDefault="0016477E" w:rsidP="001D3F3E">
            <w:pPr>
              <w:rPr>
                <w:sz w:val="20"/>
              </w:rPr>
            </w:pPr>
            <w:r w:rsidRPr="00810FA7">
              <w:rPr>
                <w:sz w:val="20"/>
              </w:rPr>
              <w:t>$4,123.57</w:t>
            </w:r>
          </w:p>
        </w:tc>
      </w:tr>
    </w:tbl>
    <w:p w14:paraId="53F19E7B" w14:textId="77777777" w:rsidR="0016477E" w:rsidRDefault="0016477E" w:rsidP="0016477E">
      <w:pPr>
        <w:jc w:val="center"/>
        <w:rPr>
          <w:sz w:val="20"/>
        </w:rPr>
      </w:pPr>
      <w:r>
        <w:rPr>
          <w:sz w:val="20"/>
        </w:rPr>
        <w:t xml:space="preserve">Table 5.2.4-1 </w:t>
      </w:r>
      <w:proofErr w:type="gramStart"/>
      <w:r>
        <w:rPr>
          <w:sz w:val="20"/>
        </w:rPr>
        <w:t>Typical</w:t>
      </w:r>
      <w:proofErr w:type="gramEnd"/>
      <w:r>
        <w:rPr>
          <w:sz w:val="20"/>
        </w:rPr>
        <w:t xml:space="preserve"> usage scenario with variable, unlimited number of users</w:t>
      </w:r>
    </w:p>
    <w:p w14:paraId="7759C513" w14:textId="77777777" w:rsidR="0016477E" w:rsidRPr="00810FA7" w:rsidRDefault="0016477E" w:rsidP="0016477E">
      <w:pPr>
        <w:rPr>
          <w:sz w:val="20"/>
        </w:rPr>
      </w:pPr>
    </w:p>
    <w:p w14:paraId="49EA556D" w14:textId="77777777" w:rsidR="0016477E" w:rsidRPr="00810FA7" w:rsidRDefault="0016477E" w:rsidP="0016477E">
      <w:pPr>
        <w:rPr>
          <w:sz w:val="20"/>
        </w:rPr>
      </w:pPr>
    </w:p>
    <w:tbl>
      <w:tblPr>
        <w:tblW w:w="10680" w:type="dxa"/>
        <w:tblCellMar>
          <w:left w:w="0" w:type="dxa"/>
          <w:right w:w="0" w:type="dxa"/>
        </w:tblCellMar>
        <w:tblLook w:val="0420" w:firstRow="1" w:lastRow="0" w:firstColumn="0" w:lastColumn="0" w:noHBand="0" w:noVBand="1"/>
      </w:tblPr>
      <w:tblGrid>
        <w:gridCol w:w="2670"/>
        <w:gridCol w:w="2670"/>
        <w:gridCol w:w="2670"/>
        <w:gridCol w:w="2670"/>
      </w:tblGrid>
      <w:tr w:rsidR="0016477E" w:rsidRPr="00810FA7" w14:paraId="6306B931" w14:textId="77777777" w:rsidTr="001D3F3E">
        <w:trPr>
          <w:trHeight w:val="288"/>
        </w:trPr>
        <w:tc>
          <w:tcPr>
            <w:tcW w:w="268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3DDC0340" w14:textId="77777777" w:rsidR="0016477E" w:rsidRPr="00810FA7" w:rsidRDefault="0016477E" w:rsidP="001D3F3E">
            <w:pPr>
              <w:rPr>
                <w:sz w:val="20"/>
              </w:rPr>
            </w:pPr>
            <w:r w:rsidRPr="00810FA7">
              <w:rPr>
                <w:b/>
                <w:bCs/>
                <w:sz w:val="20"/>
              </w:rPr>
              <w:t>Service</w:t>
            </w:r>
          </w:p>
        </w:tc>
        <w:tc>
          <w:tcPr>
            <w:tcW w:w="268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3C75811F" w14:textId="77777777" w:rsidR="0016477E" w:rsidRPr="00810FA7" w:rsidRDefault="0016477E" w:rsidP="001D3F3E">
            <w:pPr>
              <w:rPr>
                <w:sz w:val="20"/>
              </w:rPr>
            </w:pPr>
            <w:r w:rsidRPr="00810FA7">
              <w:rPr>
                <w:b/>
                <w:bCs/>
                <w:sz w:val="20"/>
              </w:rPr>
              <w:t>Legacy Cost</w:t>
            </w:r>
          </w:p>
        </w:tc>
        <w:tc>
          <w:tcPr>
            <w:tcW w:w="268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02E7580F" w14:textId="77777777" w:rsidR="0016477E" w:rsidRPr="00810FA7" w:rsidRDefault="0016477E" w:rsidP="001D3F3E">
            <w:pPr>
              <w:rPr>
                <w:sz w:val="20"/>
              </w:rPr>
            </w:pPr>
            <w:r>
              <w:rPr>
                <w:b/>
                <w:bCs/>
                <w:sz w:val="20"/>
              </w:rPr>
              <w:t>CCDP</w:t>
            </w:r>
            <w:r w:rsidRPr="00810FA7">
              <w:rPr>
                <w:b/>
                <w:bCs/>
                <w:sz w:val="20"/>
              </w:rPr>
              <w:t xml:space="preserve"> Typical Cost </w:t>
            </w:r>
          </w:p>
        </w:tc>
        <w:tc>
          <w:tcPr>
            <w:tcW w:w="2680" w:type="dxa"/>
            <w:tcBorders>
              <w:top w:val="single" w:sz="8" w:space="0" w:color="00CC99"/>
              <w:left w:val="nil"/>
              <w:bottom w:val="single" w:sz="8" w:space="0" w:color="00CC99"/>
              <w:right w:val="nil"/>
            </w:tcBorders>
            <w:shd w:val="clear" w:color="auto" w:fill="auto"/>
            <w:tcMar>
              <w:top w:w="72" w:type="dxa"/>
              <w:left w:w="144" w:type="dxa"/>
              <w:bottom w:w="72" w:type="dxa"/>
              <w:right w:w="144" w:type="dxa"/>
            </w:tcMar>
            <w:hideMark/>
          </w:tcPr>
          <w:p w14:paraId="0029EA1B" w14:textId="77777777" w:rsidR="0016477E" w:rsidRPr="00810FA7" w:rsidRDefault="0016477E" w:rsidP="001D3F3E">
            <w:pPr>
              <w:rPr>
                <w:sz w:val="20"/>
              </w:rPr>
            </w:pPr>
            <w:r>
              <w:rPr>
                <w:b/>
                <w:bCs/>
                <w:sz w:val="20"/>
              </w:rPr>
              <w:t>CCDP</w:t>
            </w:r>
            <w:r w:rsidRPr="00810FA7">
              <w:rPr>
                <w:b/>
                <w:bCs/>
                <w:sz w:val="20"/>
              </w:rPr>
              <w:t xml:space="preserve"> Max Cost (*)</w:t>
            </w:r>
          </w:p>
        </w:tc>
      </w:tr>
      <w:tr w:rsidR="0016477E" w:rsidRPr="00810FA7" w14:paraId="6C9A2A27" w14:textId="77777777" w:rsidTr="001D3F3E">
        <w:trPr>
          <w:trHeight w:val="288"/>
        </w:trPr>
        <w:tc>
          <w:tcPr>
            <w:tcW w:w="268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13FB8429" w14:textId="77777777" w:rsidR="0016477E" w:rsidRPr="00810FA7" w:rsidRDefault="0016477E" w:rsidP="001D3F3E">
            <w:pPr>
              <w:rPr>
                <w:sz w:val="20"/>
              </w:rPr>
            </w:pPr>
            <w:r w:rsidRPr="00810FA7">
              <w:rPr>
                <w:sz w:val="20"/>
              </w:rPr>
              <w:t>EC2</w:t>
            </w:r>
          </w:p>
        </w:tc>
        <w:tc>
          <w:tcPr>
            <w:tcW w:w="268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3309C9AD" w14:textId="77777777" w:rsidR="0016477E" w:rsidRPr="00810FA7" w:rsidRDefault="0016477E" w:rsidP="001D3F3E">
            <w:pPr>
              <w:rPr>
                <w:sz w:val="20"/>
              </w:rPr>
            </w:pPr>
            <w:r w:rsidRPr="00810FA7">
              <w:rPr>
                <w:sz w:val="20"/>
              </w:rPr>
              <w:t>$6,449.74</w:t>
            </w:r>
          </w:p>
        </w:tc>
        <w:tc>
          <w:tcPr>
            <w:tcW w:w="268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198AAED8" w14:textId="77777777" w:rsidR="0016477E" w:rsidRPr="00810FA7" w:rsidRDefault="0016477E" w:rsidP="001D3F3E">
            <w:pPr>
              <w:rPr>
                <w:sz w:val="20"/>
              </w:rPr>
            </w:pPr>
            <w:r w:rsidRPr="00810FA7">
              <w:rPr>
                <w:sz w:val="20"/>
              </w:rPr>
              <w:t>$3,035.56</w:t>
            </w:r>
          </w:p>
        </w:tc>
        <w:tc>
          <w:tcPr>
            <w:tcW w:w="2680" w:type="dxa"/>
            <w:tcBorders>
              <w:top w:val="single" w:sz="8" w:space="0" w:color="00CC99"/>
              <w:left w:val="nil"/>
              <w:bottom w:val="nil"/>
              <w:right w:val="nil"/>
            </w:tcBorders>
            <w:shd w:val="clear" w:color="auto" w:fill="E7F6EF"/>
            <w:tcMar>
              <w:top w:w="72" w:type="dxa"/>
              <w:left w:w="144" w:type="dxa"/>
              <w:bottom w:w="72" w:type="dxa"/>
              <w:right w:w="144" w:type="dxa"/>
            </w:tcMar>
            <w:hideMark/>
          </w:tcPr>
          <w:p w14:paraId="78624266" w14:textId="77777777" w:rsidR="0016477E" w:rsidRPr="00810FA7" w:rsidRDefault="0016477E" w:rsidP="001D3F3E">
            <w:pPr>
              <w:rPr>
                <w:sz w:val="20"/>
              </w:rPr>
            </w:pPr>
            <w:r w:rsidRPr="00810FA7">
              <w:rPr>
                <w:sz w:val="20"/>
              </w:rPr>
              <w:t>$4,659.24</w:t>
            </w:r>
          </w:p>
        </w:tc>
      </w:tr>
      <w:tr w:rsidR="0016477E" w:rsidRPr="00810FA7" w14:paraId="5E2DDD8A" w14:textId="77777777" w:rsidTr="001D3F3E">
        <w:trPr>
          <w:trHeight w:val="288"/>
        </w:trPr>
        <w:tc>
          <w:tcPr>
            <w:tcW w:w="2680" w:type="dxa"/>
            <w:tcBorders>
              <w:top w:val="nil"/>
              <w:left w:val="nil"/>
              <w:bottom w:val="nil"/>
              <w:right w:val="nil"/>
            </w:tcBorders>
            <w:shd w:val="clear" w:color="auto" w:fill="auto"/>
            <w:tcMar>
              <w:top w:w="72" w:type="dxa"/>
              <w:left w:w="144" w:type="dxa"/>
              <w:bottom w:w="72" w:type="dxa"/>
              <w:right w:w="144" w:type="dxa"/>
            </w:tcMar>
            <w:hideMark/>
          </w:tcPr>
          <w:p w14:paraId="715017F8" w14:textId="77777777" w:rsidR="0016477E" w:rsidRPr="00810FA7" w:rsidRDefault="0016477E" w:rsidP="001D3F3E">
            <w:pPr>
              <w:rPr>
                <w:sz w:val="20"/>
              </w:rPr>
            </w:pPr>
            <w:r w:rsidRPr="00810FA7">
              <w:rPr>
                <w:sz w:val="20"/>
              </w:rPr>
              <w:t>EBS</w:t>
            </w:r>
          </w:p>
        </w:tc>
        <w:tc>
          <w:tcPr>
            <w:tcW w:w="2680" w:type="dxa"/>
            <w:tcBorders>
              <w:top w:val="nil"/>
              <w:left w:val="nil"/>
              <w:bottom w:val="nil"/>
              <w:right w:val="nil"/>
            </w:tcBorders>
            <w:shd w:val="clear" w:color="auto" w:fill="auto"/>
            <w:tcMar>
              <w:top w:w="72" w:type="dxa"/>
              <w:left w:w="144" w:type="dxa"/>
              <w:bottom w:w="72" w:type="dxa"/>
              <w:right w:w="144" w:type="dxa"/>
            </w:tcMar>
            <w:hideMark/>
          </w:tcPr>
          <w:p w14:paraId="28B48466" w14:textId="77777777" w:rsidR="0016477E" w:rsidRPr="00810FA7" w:rsidRDefault="0016477E" w:rsidP="001D3F3E">
            <w:pPr>
              <w:rPr>
                <w:sz w:val="20"/>
              </w:rPr>
            </w:pPr>
            <w:r w:rsidRPr="00810FA7">
              <w:rPr>
                <w:sz w:val="20"/>
              </w:rPr>
              <w:t>$515.29</w:t>
            </w:r>
          </w:p>
        </w:tc>
        <w:tc>
          <w:tcPr>
            <w:tcW w:w="2680" w:type="dxa"/>
            <w:tcBorders>
              <w:top w:val="nil"/>
              <w:left w:val="nil"/>
              <w:bottom w:val="nil"/>
              <w:right w:val="nil"/>
            </w:tcBorders>
            <w:shd w:val="clear" w:color="auto" w:fill="auto"/>
            <w:tcMar>
              <w:top w:w="72" w:type="dxa"/>
              <w:left w:w="144" w:type="dxa"/>
              <w:bottom w:w="72" w:type="dxa"/>
              <w:right w:w="144" w:type="dxa"/>
            </w:tcMar>
            <w:hideMark/>
          </w:tcPr>
          <w:p w14:paraId="304807E9" w14:textId="77777777" w:rsidR="0016477E" w:rsidRPr="00810FA7" w:rsidRDefault="0016477E" w:rsidP="001D3F3E">
            <w:pPr>
              <w:rPr>
                <w:sz w:val="20"/>
              </w:rPr>
            </w:pPr>
            <w:r w:rsidRPr="00810FA7">
              <w:rPr>
                <w:sz w:val="20"/>
              </w:rPr>
              <w:t>$403.37</w:t>
            </w:r>
          </w:p>
        </w:tc>
        <w:tc>
          <w:tcPr>
            <w:tcW w:w="2680" w:type="dxa"/>
            <w:tcBorders>
              <w:top w:val="nil"/>
              <w:left w:val="nil"/>
              <w:bottom w:val="nil"/>
              <w:right w:val="nil"/>
            </w:tcBorders>
            <w:shd w:val="clear" w:color="auto" w:fill="auto"/>
            <w:tcMar>
              <w:top w:w="72" w:type="dxa"/>
              <w:left w:w="144" w:type="dxa"/>
              <w:bottom w:w="72" w:type="dxa"/>
              <w:right w:w="144" w:type="dxa"/>
            </w:tcMar>
            <w:hideMark/>
          </w:tcPr>
          <w:p w14:paraId="56643ABA" w14:textId="77777777" w:rsidR="0016477E" w:rsidRPr="00810FA7" w:rsidRDefault="0016477E" w:rsidP="001D3F3E">
            <w:pPr>
              <w:rPr>
                <w:sz w:val="20"/>
              </w:rPr>
            </w:pPr>
            <w:r w:rsidRPr="00810FA7">
              <w:rPr>
                <w:sz w:val="20"/>
              </w:rPr>
              <w:t>$403.37</w:t>
            </w:r>
          </w:p>
        </w:tc>
      </w:tr>
      <w:tr w:rsidR="0016477E" w:rsidRPr="00810FA7" w14:paraId="0A2BA093" w14:textId="77777777" w:rsidTr="001D3F3E">
        <w:trPr>
          <w:trHeight w:val="288"/>
        </w:trPr>
        <w:tc>
          <w:tcPr>
            <w:tcW w:w="2680" w:type="dxa"/>
            <w:tcBorders>
              <w:top w:val="nil"/>
              <w:left w:val="nil"/>
              <w:bottom w:val="nil"/>
              <w:right w:val="nil"/>
            </w:tcBorders>
            <w:shd w:val="clear" w:color="auto" w:fill="E7F6EF"/>
            <w:tcMar>
              <w:top w:w="72" w:type="dxa"/>
              <w:left w:w="144" w:type="dxa"/>
              <w:bottom w:w="72" w:type="dxa"/>
              <w:right w:w="144" w:type="dxa"/>
            </w:tcMar>
            <w:hideMark/>
          </w:tcPr>
          <w:p w14:paraId="2098ED86" w14:textId="77777777" w:rsidR="0016477E" w:rsidRPr="00810FA7" w:rsidRDefault="0016477E" w:rsidP="001D3F3E">
            <w:pPr>
              <w:rPr>
                <w:sz w:val="20"/>
              </w:rPr>
            </w:pPr>
            <w:r w:rsidRPr="00810FA7">
              <w:rPr>
                <w:sz w:val="20"/>
              </w:rPr>
              <w:t>RDS</w:t>
            </w:r>
          </w:p>
        </w:tc>
        <w:tc>
          <w:tcPr>
            <w:tcW w:w="2680" w:type="dxa"/>
            <w:tcBorders>
              <w:top w:val="nil"/>
              <w:left w:val="nil"/>
              <w:bottom w:val="nil"/>
              <w:right w:val="nil"/>
            </w:tcBorders>
            <w:shd w:val="clear" w:color="auto" w:fill="E7F6EF"/>
            <w:tcMar>
              <w:top w:w="72" w:type="dxa"/>
              <w:left w:w="144" w:type="dxa"/>
              <w:bottom w:w="72" w:type="dxa"/>
              <w:right w:w="144" w:type="dxa"/>
            </w:tcMar>
            <w:hideMark/>
          </w:tcPr>
          <w:p w14:paraId="25DCE0DC" w14:textId="77777777" w:rsidR="0016477E" w:rsidRPr="00810FA7" w:rsidRDefault="0016477E" w:rsidP="001D3F3E">
            <w:pPr>
              <w:rPr>
                <w:sz w:val="20"/>
              </w:rPr>
            </w:pPr>
            <w:r w:rsidRPr="00810FA7">
              <w:rPr>
                <w:sz w:val="20"/>
              </w:rPr>
              <w:t>$0.00</w:t>
            </w:r>
          </w:p>
        </w:tc>
        <w:tc>
          <w:tcPr>
            <w:tcW w:w="2680" w:type="dxa"/>
            <w:tcBorders>
              <w:top w:val="nil"/>
              <w:left w:val="nil"/>
              <w:bottom w:val="nil"/>
              <w:right w:val="nil"/>
            </w:tcBorders>
            <w:shd w:val="clear" w:color="auto" w:fill="E7F6EF"/>
            <w:tcMar>
              <w:top w:w="72" w:type="dxa"/>
              <w:left w:w="144" w:type="dxa"/>
              <w:bottom w:w="72" w:type="dxa"/>
              <w:right w:w="144" w:type="dxa"/>
            </w:tcMar>
            <w:hideMark/>
          </w:tcPr>
          <w:p w14:paraId="25AB0DB9" w14:textId="77777777" w:rsidR="0016477E" w:rsidRPr="00810FA7" w:rsidRDefault="0016477E" w:rsidP="001D3F3E">
            <w:pPr>
              <w:rPr>
                <w:sz w:val="20"/>
              </w:rPr>
            </w:pPr>
            <w:r w:rsidRPr="00810FA7">
              <w:rPr>
                <w:sz w:val="20"/>
              </w:rPr>
              <w:t>$365.38</w:t>
            </w:r>
          </w:p>
        </w:tc>
        <w:tc>
          <w:tcPr>
            <w:tcW w:w="2680" w:type="dxa"/>
            <w:tcBorders>
              <w:top w:val="nil"/>
              <w:left w:val="nil"/>
              <w:bottom w:val="nil"/>
              <w:right w:val="nil"/>
            </w:tcBorders>
            <w:shd w:val="clear" w:color="auto" w:fill="E7F6EF"/>
            <w:tcMar>
              <w:top w:w="72" w:type="dxa"/>
              <w:left w:w="144" w:type="dxa"/>
              <w:bottom w:w="72" w:type="dxa"/>
              <w:right w:w="144" w:type="dxa"/>
            </w:tcMar>
            <w:hideMark/>
          </w:tcPr>
          <w:p w14:paraId="2E3A35B8" w14:textId="77777777" w:rsidR="0016477E" w:rsidRPr="00810FA7" w:rsidRDefault="0016477E" w:rsidP="001D3F3E">
            <w:pPr>
              <w:rPr>
                <w:sz w:val="20"/>
              </w:rPr>
            </w:pPr>
            <w:r w:rsidRPr="00810FA7">
              <w:rPr>
                <w:sz w:val="20"/>
              </w:rPr>
              <w:t>$365.38</w:t>
            </w:r>
          </w:p>
        </w:tc>
        <w:bookmarkStart w:id="12" w:name="_GoBack"/>
        <w:bookmarkEnd w:id="12"/>
      </w:tr>
      <w:tr w:rsidR="0016477E" w:rsidRPr="00810FA7" w14:paraId="59628763" w14:textId="77777777" w:rsidTr="001D3F3E">
        <w:trPr>
          <w:trHeight w:val="288"/>
        </w:trPr>
        <w:tc>
          <w:tcPr>
            <w:tcW w:w="2680" w:type="dxa"/>
            <w:tcBorders>
              <w:top w:val="nil"/>
              <w:left w:val="nil"/>
              <w:bottom w:val="single" w:sz="8" w:space="0" w:color="00CC99"/>
              <w:right w:val="nil"/>
            </w:tcBorders>
            <w:shd w:val="clear" w:color="auto" w:fill="auto"/>
            <w:tcMar>
              <w:top w:w="72" w:type="dxa"/>
              <w:left w:w="144" w:type="dxa"/>
              <w:bottom w:w="72" w:type="dxa"/>
              <w:right w:w="144" w:type="dxa"/>
            </w:tcMar>
            <w:hideMark/>
          </w:tcPr>
          <w:p w14:paraId="46BBDAE1" w14:textId="77777777" w:rsidR="0016477E" w:rsidRPr="00810FA7" w:rsidRDefault="0016477E" w:rsidP="001D3F3E">
            <w:pPr>
              <w:rPr>
                <w:sz w:val="20"/>
              </w:rPr>
            </w:pPr>
            <w:r w:rsidRPr="00810FA7">
              <w:rPr>
                <w:sz w:val="20"/>
              </w:rPr>
              <w:t>Total Monthly</w:t>
            </w:r>
          </w:p>
        </w:tc>
        <w:tc>
          <w:tcPr>
            <w:tcW w:w="2680" w:type="dxa"/>
            <w:tcBorders>
              <w:top w:val="nil"/>
              <w:left w:val="nil"/>
              <w:bottom w:val="single" w:sz="8" w:space="0" w:color="00CC99"/>
              <w:right w:val="nil"/>
            </w:tcBorders>
            <w:shd w:val="clear" w:color="auto" w:fill="auto"/>
            <w:tcMar>
              <w:top w:w="72" w:type="dxa"/>
              <w:left w:w="144" w:type="dxa"/>
              <w:bottom w:w="72" w:type="dxa"/>
              <w:right w:w="144" w:type="dxa"/>
            </w:tcMar>
            <w:hideMark/>
          </w:tcPr>
          <w:p w14:paraId="2FC8BB69" w14:textId="77777777" w:rsidR="0016477E" w:rsidRPr="00810FA7" w:rsidRDefault="0016477E" w:rsidP="001D3F3E">
            <w:pPr>
              <w:rPr>
                <w:sz w:val="20"/>
              </w:rPr>
            </w:pPr>
            <w:r w:rsidRPr="00810FA7">
              <w:rPr>
                <w:sz w:val="20"/>
              </w:rPr>
              <w:t>$6,965.03</w:t>
            </w:r>
          </w:p>
        </w:tc>
        <w:tc>
          <w:tcPr>
            <w:tcW w:w="2680" w:type="dxa"/>
            <w:tcBorders>
              <w:top w:val="nil"/>
              <w:left w:val="nil"/>
              <w:bottom w:val="single" w:sz="8" w:space="0" w:color="00CC99"/>
              <w:right w:val="nil"/>
            </w:tcBorders>
            <w:shd w:val="clear" w:color="auto" w:fill="auto"/>
            <w:tcMar>
              <w:top w:w="72" w:type="dxa"/>
              <w:left w:w="144" w:type="dxa"/>
              <w:bottom w:w="72" w:type="dxa"/>
              <w:right w:w="144" w:type="dxa"/>
            </w:tcMar>
            <w:hideMark/>
          </w:tcPr>
          <w:p w14:paraId="42CA8489" w14:textId="77777777" w:rsidR="0016477E" w:rsidRPr="00810FA7" w:rsidRDefault="0016477E" w:rsidP="001D3F3E">
            <w:pPr>
              <w:rPr>
                <w:sz w:val="20"/>
              </w:rPr>
            </w:pPr>
            <w:r w:rsidRPr="00810FA7">
              <w:rPr>
                <w:sz w:val="20"/>
              </w:rPr>
              <w:t>$3,804.31</w:t>
            </w:r>
          </w:p>
        </w:tc>
        <w:tc>
          <w:tcPr>
            <w:tcW w:w="2680" w:type="dxa"/>
            <w:tcBorders>
              <w:top w:val="nil"/>
              <w:left w:val="nil"/>
              <w:bottom w:val="single" w:sz="8" w:space="0" w:color="00CC99"/>
              <w:right w:val="nil"/>
            </w:tcBorders>
            <w:shd w:val="clear" w:color="auto" w:fill="auto"/>
            <w:tcMar>
              <w:top w:w="72" w:type="dxa"/>
              <w:left w:w="144" w:type="dxa"/>
              <w:bottom w:w="72" w:type="dxa"/>
              <w:right w:w="144" w:type="dxa"/>
            </w:tcMar>
            <w:hideMark/>
          </w:tcPr>
          <w:p w14:paraId="6E4B49FE" w14:textId="77777777" w:rsidR="0016477E" w:rsidRPr="00810FA7" w:rsidRDefault="0016477E" w:rsidP="001D3F3E">
            <w:pPr>
              <w:rPr>
                <w:sz w:val="20"/>
              </w:rPr>
            </w:pPr>
            <w:r w:rsidRPr="00810FA7">
              <w:rPr>
                <w:sz w:val="20"/>
              </w:rPr>
              <w:t>$5,427.99</w:t>
            </w:r>
          </w:p>
        </w:tc>
      </w:tr>
    </w:tbl>
    <w:p w14:paraId="33F0D362" w14:textId="77777777" w:rsidR="0016477E" w:rsidRPr="00810FA7" w:rsidRDefault="0016477E" w:rsidP="0016477E">
      <w:pPr>
        <w:rPr>
          <w:sz w:val="18"/>
        </w:rPr>
      </w:pPr>
      <w:r w:rsidRPr="00810FA7">
        <w:rPr>
          <w:sz w:val="18"/>
        </w:rPr>
        <w:t>(*) Running all necessary instances 100% of the time due to support requirements</w:t>
      </w:r>
    </w:p>
    <w:p w14:paraId="38EA1817" w14:textId="77777777" w:rsidR="0016477E" w:rsidRDefault="0016477E" w:rsidP="0016477E">
      <w:pPr>
        <w:jc w:val="center"/>
        <w:rPr>
          <w:sz w:val="20"/>
        </w:rPr>
      </w:pPr>
      <w:r>
        <w:rPr>
          <w:sz w:val="20"/>
        </w:rPr>
        <w:t xml:space="preserve">Table 5.2.4-2 </w:t>
      </w:r>
      <w:proofErr w:type="gramStart"/>
      <w:r>
        <w:rPr>
          <w:sz w:val="20"/>
        </w:rPr>
        <w:t>Sixty</w:t>
      </w:r>
      <w:proofErr w:type="gramEnd"/>
      <w:r>
        <w:rPr>
          <w:sz w:val="20"/>
        </w:rPr>
        <w:t xml:space="preserve"> users on eight hours shift monthly cost comparison </w:t>
      </w:r>
    </w:p>
    <w:p w14:paraId="07AAFAC2" w14:textId="77777777" w:rsidR="0016477E" w:rsidRPr="00810FA7" w:rsidRDefault="0016477E" w:rsidP="0016477E">
      <w:pPr>
        <w:rPr>
          <w:sz w:val="20"/>
        </w:rPr>
      </w:pPr>
    </w:p>
    <w:p w14:paraId="6A65FCC5" w14:textId="77777777" w:rsidR="00A42174" w:rsidRDefault="00A42174" w:rsidP="00A42174">
      <w:pPr>
        <w:pStyle w:val="BodyText"/>
      </w:pPr>
    </w:p>
    <w:tbl>
      <w:tblPr>
        <w:tblW w:w="17216" w:type="dxa"/>
        <w:tblInd w:w="-2064" w:type="dxa"/>
        <w:tblLayout w:type="fixed"/>
        <w:tblLook w:val="0000" w:firstRow="0" w:lastRow="0" w:firstColumn="0" w:lastColumn="0" w:noHBand="0" w:noVBand="0"/>
      </w:tblPr>
      <w:tblGrid>
        <w:gridCol w:w="17216"/>
      </w:tblGrid>
      <w:tr w:rsidR="00A42174" w14:paraId="6CA02F54" w14:textId="77777777" w:rsidTr="0097295A">
        <w:trPr>
          <w:trHeight w:val="2537"/>
        </w:trPr>
        <w:tc>
          <w:tcPr>
            <w:tcW w:w="17216" w:type="dxa"/>
          </w:tcPr>
          <w:tbl>
            <w:tblPr>
              <w:tblStyle w:val="LightShading-Accent1"/>
              <w:tblW w:w="0" w:type="auto"/>
              <w:tblInd w:w="1754" w:type="dxa"/>
              <w:tblLayout w:type="fixed"/>
              <w:tblLook w:val="04A0" w:firstRow="1" w:lastRow="0" w:firstColumn="1" w:lastColumn="0" w:noHBand="0" w:noVBand="1"/>
            </w:tblPr>
            <w:tblGrid>
              <w:gridCol w:w="2160"/>
              <w:gridCol w:w="2160"/>
              <w:gridCol w:w="2160"/>
              <w:gridCol w:w="2160"/>
              <w:gridCol w:w="2160"/>
            </w:tblGrid>
            <w:tr w:rsidR="00A42174" w:rsidRPr="00A42174" w14:paraId="443D5B69" w14:textId="77777777" w:rsidTr="0097295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5238749" w14:textId="77777777" w:rsidR="00A42174" w:rsidRPr="00A42174" w:rsidRDefault="00A42174" w:rsidP="00A42174">
                  <w:pPr>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Service</w:t>
                  </w:r>
                </w:p>
              </w:tc>
              <w:tc>
                <w:tcPr>
                  <w:tcW w:w="2160" w:type="dxa"/>
                  <w:noWrap/>
                  <w:hideMark/>
                </w:tcPr>
                <w:p w14:paraId="4F09ED09" w14:textId="77777777" w:rsidR="00A42174" w:rsidRPr="00A42174" w:rsidRDefault="00A42174" w:rsidP="00A4217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AWS Cost</w:t>
                  </w:r>
                </w:p>
              </w:tc>
              <w:tc>
                <w:tcPr>
                  <w:tcW w:w="2160" w:type="dxa"/>
                  <w:noWrap/>
                  <w:hideMark/>
                </w:tcPr>
                <w:p w14:paraId="4AD7533A" w14:textId="77777777" w:rsidR="00A42174" w:rsidRPr="00A42174" w:rsidRDefault="00A42174" w:rsidP="00A4217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AWS Cost</w:t>
                  </w:r>
                </w:p>
              </w:tc>
              <w:tc>
                <w:tcPr>
                  <w:tcW w:w="2160" w:type="dxa"/>
                  <w:noWrap/>
                  <w:hideMark/>
                </w:tcPr>
                <w:p w14:paraId="41A0B38F" w14:textId="77777777" w:rsidR="00A42174" w:rsidRPr="00A42174" w:rsidRDefault="00A42174" w:rsidP="00A4217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Zephyrus/AWS Cost</w:t>
                  </w:r>
                </w:p>
              </w:tc>
              <w:tc>
                <w:tcPr>
                  <w:tcW w:w="2160" w:type="dxa"/>
                  <w:noWrap/>
                  <w:hideMark/>
                </w:tcPr>
                <w:p w14:paraId="4D154679" w14:textId="77777777" w:rsidR="00A42174" w:rsidRPr="00A42174" w:rsidRDefault="00A42174" w:rsidP="00A4217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Zephyrus/AWS Cost</w:t>
                  </w:r>
                </w:p>
              </w:tc>
            </w:tr>
            <w:tr w:rsidR="00A42174" w:rsidRPr="00A42174" w14:paraId="4992928B" w14:textId="77777777" w:rsidTr="0097295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160" w:type="dxa"/>
                  <w:tcBorders>
                    <w:top w:val="single" w:sz="8" w:space="0" w:color="4F81BD" w:themeColor="accent1"/>
                    <w:bottom w:val="single" w:sz="4" w:space="0" w:color="auto"/>
                  </w:tcBorders>
                  <w:noWrap/>
                  <w:hideMark/>
                </w:tcPr>
                <w:p w14:paraId="00E8A19E" w14:textId="77777777" w:rsidR="00A42174" w:rsidRPr="00A42174" w:rsidRDefault="00A42174" w:rsidP="00A42174">
                  <w:pPr>
                    <w:rPr>
                      <w:rFonts w:ascii="Calibri" w:eastAsia="Times New Roman" w:hAnsi="Calibri"/>
                      <w:color w:val="000000"/>
                      <w:sz w:val="22"/>
                      <w:szCs w:val="22"/>
                      <w:lang w:eastAsia="en-US"/>
                    </w:rPr>
                  </w:pPr>
                  <w:commentRangeStart w:id="13"/>
                  <w:r w:rsidRPr="00A42174">
                    <w:rPr>
                      <w:rFonts w:ascii="Calibri" w:eastAsia="Times New Roman" w:hAnsi="Calibri"/>
                      <w:color w:val="000000"/>
                      <w:sz w:val="22"/>
                      <w:szCs w:val="22"/>
                      <w:lang w:eastAsia="en-US"/>
                    </w:rPr>
                    <w:t>Scenario</w:t>
                  </w:r>
                </w:p>
              </w:tc>
              <w:tc>
                <w:tcPr>
                  <w:tcW w:w="2160" w:type="dxa"/>
                  <w:tcBorders>
                    <w:top w:val="single" w:sz="8" w:space="0" w:color="4F81BD" w:themeColor="accent1"/>
                    <w:bottom w:val="single" w:sz="4" w:space="0" w:color="auto"/>
                  </w:tcBorders>
                  <w:noWrap/>
                  <w:hideMark/>
                </w:tcPr>
                <w:p w14:paraId="778CCF09" w14:textId="77777777" w:rsidR="00A42174" w:rsidRPr="00A42174" w:rsidRDefault="00A42174"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Typical Variable Usage up to 100 users</w:t>
                  </w:r>
                  <w:commentRangeEnd w:id="13"/>
                  <w:r w:rsidR="002C1B1E">
                    <w:rPr>
                      <w:rStyle w:val="CommentReference"/>
                      <w:color w:val="auto"/>
                    </w:rPr>
                    <w:commentReference w:id="13"/>
                  </w:r>
                </w:p>
              </w:tc>
              <w:tc>
                <w:tcPr>
                  <w:tcW w:w="2160" w:type="dxa"/>
                  <w:tcBorders>
                    <w:top w:val="single" w:sz="8" w:space="0" w:color="4F81BD" w:themeColor="accent1"/>
                    <w:bottom w:val="single" w:sz="4" w:space="0" w:color="auto"/>
                  </w:tcBorders>
                  <w:noWrap/>
                  <w:hideMark/>
                </w:tcPr>
                <w:p w14:paraId="6FEF85A7" w14:textId="77777777" w:rsidR="00A42174" w:rsidRPr="00A42174" w:rsidRDefault="00A42174"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Sixty users on eight hours shift</w:t>
                  </w:r>
                </w:p>
              </w:tc>
              <w:tc>
                <w:tcPr>
                  <w:tcW w:w="2160" w:type="dxa"/>
                  <w:tcBorders>
                    <w:top w:val="single" w:sz="8" w:space="0" w:color="4F81BD" w:themeColor="accent1"/>
                    <w:bottom w:val="single" w:sz="4" w:space="0" w:color="auto"/>
                  </w:tcBorders>
                  <w:noWrap/>
                  <w:hideMark/>
                </w:tcPr>
                <w:p w14:paraId="52E746F0" w14:textId="77777777" w:rsidR="00A42174" w:rsidRPr="00A42174" w:rsidRDefault="00A42174"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Typical Variable Usage up to 100 users</w:t>
                  </w:r>
                </w:p>
              </w:tc>
              <w:tc>
                <w:tcPr>
                  <w:tcW w:w="2160" w:type="dxa"/>
                  <w:tcBorders>
                    <w:top w:val="single" w:sz="8" w:space="0" w:color="4F81BD" w:themeColor="accent1"/>
                    <w:bottom w:val="single" w:sz="4" w:space="0" w:color="auto"/>
                  </w:tcBorders>
                  <w:noWrap/>
                  <w:hideMark/>
                </w:tcPr>
                <w:p w14:paraId="0D9934FD" w14:textId="77777777" w:rsidR="00A42174" w:rsidRPr="00A42174" w:rsidRDefault="00A42174"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Sixty users on eight hours shift</w:t>
                  </w:r>
                </w:p>
              </w:tc>
            </w:tr>
            <w:tr w:rsidR="00A42174" w:rsidRPr="00A42174" w14:paraId="1A40FE49" w14:textId="77777777" w:rsidTr="0097295A">
              <w:trPr>
                <w:trHeight w:val="432"/>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noWrap/>
                  <w:hideMark/>
                </w:tcPr>
                <w:p w14:paraId="170CC706" w14:textId="77777777" w:rsidR="00A42174" w:rsidRPr="00A42174" w:rsidRDefault="00A42174" w:rsidP="00A42174">
                  <w:pPr>
                    <w:rPr>
                      <w:rFonts w:ascii="Calibri" w:eastAsia="Times New Roman" w:hAnsi="Calibri"/>
                      <w:color w:val="000000"/>
                      <w:sz w:val="22"/>
                      <w:szCs w:val="22"/>
                      <w:lang w:eastAsia="en-US"/>
                    </w:rPr>
                  </w:pPr>
                </w:p>
              </w:tc>
              <w:tc>
                <w:tcPr>
                  <w:tcW w:w="2160" w:type="dxa"/>
                  <w:tcBorders>
                    <w:top w:val="single" w:sz="4" w:space="0" w:color="auto"/>
                  </w:tcBorders>
                  <w:noWrap/>
                  <w:hideMark/>
                </w:tcPr>
                <w:p w14:paraId="603BF391" w14:textId="77777777" w:rsidR="00A42174" w:rsidRPr="00A42174" w:rsidRDefault="00A42174"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p>
              </w:tc>
              <w:tc>
                <w:tcPr>
                  <w:tcW w:w="2160" w:type="dxa"/>
                  <w:tcBorders>
                    <w:top w:val="single" w:sz="4" w:space="0" w:color="auto"/>
                  </w:tcBorders>
                  <w:noWrap/>
                  <w:hideMark/>
                </w:tcPr>
                <w:p w14:paraId="76FBD8F7" w14:textId="77777777" w:rsidR="00A42174" w:rsidRPr="00A42174" w:rsidRDefault="00A42174"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p>
              </w:tc>
              <w:tc>
                <w:tcPr>
                  <w:tcW w:w="2160" w:type="dxa"/>
                  <w:tcBorders>
                    <w:top w:val="single" w:sz="4" w:space="0" w:color="auto"/>
                  </w:tcBorders>
                  <w:noWrap/>
                  <w:hideMark/>
                </w:tcPr>
                <w:p w14:paraId="36BF6D06" w14:textId="77777777" w:rsidR="00A42174" w:rsidRPr="00A42174" w:rsidRDefault="00A42174"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p>
              </w:tc>
              <w:tc>
                <w:tcPr>
                  <w:tcW w:w="2160" w:type="dxa"/>
                  <w:tcBorders>
                    <w:top w:val="single" w:sz="4" w:space="0" w:color="auto"/>
                  </w:tcBorders>
                  <w:noWrap/>
                  <w:hideMark/>
                </w:tcPr>
                <w:p w14:paraId="68C64B3B" w14:textId="77777777" w:rsidR="00A42174" w:rsidRPr="00A42174" w:rsidRDefault="00A42174"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p>
              </w:tc>
            </w:tr>
            <w:tr w:rsidR="00A42174" w:rsidRPr="00A42174" w14:paraId="03E9BBF8" w14:textId="77777777" w:rsidTr="0097295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A6806EB" w14:textId="77777777" w:rsidR="00A42174" w:rsidRPr="00A42174" w:rsidRDefault="00A42174" w:rsidP="00A42174">
                  <w:pPr>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ECS</w:t>
                  </w:r>
                </w:p>
              </w:tc>
              <w:tc>
                <w:tcPr>
                  <w:tcW w:w="2160" w:type="dxa"/>
                  <w:noWrap/>
                  <w:hideMark/>
                </w:tcPr>
                <w:p w14:paraId="13DE3B64" w14:textId="44E2C754"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14" w:author="Ganteaume, Oscar [Axios]" w:date="2018-06-13T05:27:00Z">
                    <w:r w:rsidRPr="00810FA7">
                      <w:rPr>
                        <w:sz w:val="20"/>
                      </w:rPr>
                      <w:t>$9,876.84</w:t>
                    </w:r>
                  </w:ins>
                </w:p>
              </w:tc>
              <w:tc>
                <w:tcPr>
                  <w:tcW w:w="2160" w:type="dxa"/>
                  <w:noWrap/>
                  <w:hideMark/>
                </w:tcPr>
                <w:p w14:paraId="4F9932E2" w14:textId="0207C10B"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15" w:author="Ganteaume, Oscar [Axios]" w:date="2018-06-13T05:28:00Z">
                    <w:r w:rsidRPr="00810FA7">
                      <w:rPr>
                        <w:sz w:val="20"/>
                      </w:rPr>
                      <w:t>$6,449.74</w:t>
                    </w:r>
                  </w:ins>
                </w:p>
              </w:tc>
              <w:tc>
                <w:tcPr>
                  <w:tcW w:w="2160" w:type="dxa"/>
                  <w:noWrap/>
                  <w:hideMark/>
                </w:tcPr>
                <w:p w14:paraId="4341F3D9" w14:textId="71B32D8E"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16" w:author="Ganteaume, Oscar [Axios]" w:date="2018-06-13T05:30:00Z">
                    <w:r w:rsidRPr="00810FA7">
                      <w:rPr>
                        <w:sz w:val="20"/>
                      </w:rPr>
                      <w:t>$3,567.25</w:t>
                    </w:r>
                  </w:ins>
                </w:p>
              </w:tc>
              <w:tc>
                <w:tcPr>
                  <w:tcW w:w="2160" w:type="dxa"/>
                  <w:noWrap/>
                  <w:hideMark/>
                </w:tcPr>
                <w:p w14:paraId="5434AD50" w14:textId="5136BBAB"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17" w:author="Ganteaume, Oscar [Axios]" w:date="2018-06-13T05:29:00Z">
                    <w:r w:rsidRPr="00810FA7">
                      <w:rPr>
                        <w:sz w:val="20"/>
                      </w:rPr>
                      <w:t>$3,035.56</w:t>
                    </w:r>
                  </w:ins>
                </w:p>
              </w:tc>
            </w:tr>
            <w:tr w:rsidR="00A42174" w:rsidRPr="00A42174" w14:paraId="4BA0BEAC" w14:textId="77777777" w:rsidTr="0097295A">
              <w:trPr>
                <w:trHeight w:val="432"/>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8DCCDC5" w14:textId="77777777" w:rsidR="00A42174" w:rsidRPr="00A42174" w:rsidRDefault="00A42174" w:rsidP="00A42174">
                  <w:pPr>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EBS</w:t>
                  </w:r>
                </w:p>
              </w:tc>
              <w:tc>
                <w:tcPr>
                  <w:tcW w:w="2160" w:type="dxa"/>
                  <w:noWrap/>
                  <w:hideMark/>
                </w:tcPr>
                <w:p w14:paraId="09CECCA5" w14:textId="77777777" w:rsidR="00A42174" w:rsidRPr="00A42174" w:rsidRDefault="00A42174"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p>
              </w:tc>
              <w:tc>
                <w:tcPr>
                  <w:tcW w:w="2160" w:type="dxa"/>
                  <w:noWrap/>
                  <w:hideMark/>
                </w:tcPr>
                <w:p w14:paraId="5D8D93C1" w14:textId="3077D11F" w:rsidR="00A42174" w:rsidRPr="00A42174" w:rsidRDefault="001657F2"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ins w:id="18" w:author="Ganteaume, Oscar [Axios]" w:date="2018-06-13T05:28:00Z">
                    <w:r w:rsidRPr="00810FA7">
                      <w:rPr>
                        <w:sz w:val="20"/>
                      </w:rPr>
                      <w:t>$515.29</w:t>
                    </w:r>
                  </w:ins>
                </w:p>
              </w:tc>
              <w:tc>
                <w:tcPr>
                  <w:tcW w:w="2160" w:type="dxa"/>
                  <w:noWrap/>
                  <w:hideMark/>
                </w:tcPr>
                <w:p w14:paraId="1B6A4DB3" w14:textId="77777777" w:rsidR="00A42174" w:rsidRPr="00A42174" w:rsidRDefault="00A42174"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p>
              </w:tc>
              <w:tc>
                <w:tcPr>
                  <w:tcW w:w="2160" w:type="dxa"/>
                  <w:noWrap/>
                  <w:hideMark/>
                </w:tcPr>
                <w:p w14:paraId="583385CC" w14:textId="491CF9CE" w:rsidR="00A42174" w:rsidRPr="00A42174" w:rsidRDefault="001657F2"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ins w:id="19" w:author="Ganteaume, Oscar [Axios]" w:date="2018-06-13T05:29:00Z">
                    <w:r w:rsidRPr="00810FA7">
                      <w:rPr>
                        <w:sz w:val="20"/>
                      </w:rPr>
                      <w:t>$403.37</w:t>
                    </w:r>
                  </w:ins>
                </w:p>
              </w:tc>
            </w:tr>
            <w:tr w:rsidR="00A42174" w:rsidRPr="00A42174" w14:paraId="0899A7D5" w14:textId="77777777" w:rsidTr="0097295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0BFA4F9" w14:textId="77777777" w:rsidR="00A42174" w:rsidRPr="00A42174" w:rsidRDefault="00A42174" w:rsidP="00A42174">
                  <w:pPr>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RDS</w:t>
                  </w:r>
                </w:p>
              </w:tc>
              <w:tc>
                <w:tcPr>
                  <w:tcW w:w="2160" w:type="dxa"/>
                  <w:noWrap/>
                  <w:hideMark/>
                </w:tcPr>
                <w:p w14:paraId="0328D228" w14:textId="1429DF82"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20" w:author="Ganteaume, Oscar [Axios]" w:date="2018-06-13T05:28:00Z">
                    <w:r w:rsidRPr="00810FA7">
                      <w:rPr>
                        <w:sz w:val="20"/>
                      </w:rPr>
                      <w:t>$0.00</w:t>
                    </w:r>
                  </w:ins>
                </w:p>
              </w:tc>
              <w:tc>
                <w:tcPr>
                  <w:tcW w:w="2160" w:type="dxa"/>
                  <w:noWrap/>
                  <w:hideMark/>
                </w:tcPr>
                <w:p w14:paraId="5012F902" w14:textId="1D0AC922"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21" w:author="Ganteaume, Oscar [Axios]" w:date="2018-06-13T05:28:00Z">
                    <w:r w:rsidRPr="00810FA7">
                      <w:rPr>
                        <w:sz w:val="20"/>
                      </w:rPr>
                      <w:t>$0.00</w:t>
                    </w:r>
                  </w:ins>
                </w:p>
              </w:tc>
              <w:tc>
                <w:tcPr>
                  <w:tcW w:w="2160" w:type="dxa"/>
                  <w:noWrap/>
                  <w:hideMark/>
                </w:tcPr>
                <w:p w14:paraId="02E7AF94" w14:textId="0C903EB2"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22" w:author="Ganteaume, Oscar [Axios]" w:date="2018-06-13T05:30:00Z">
                    <w:r w:rsidRPr="00810FA7">
                      <w:rPr>
                        <w:sz w:val="20"/>
                      </w:rPr>
                      <w:t>$556.32</w:t>
                    </w:r>
                  </w:ins>
                </w:p>
              </w:tc>
              <w:tc>
                <w:tcPr>
                  <w:tcW w:w="2160" w:type="dxa"/>
                  <w:noWrap/>
                  <w:hideMark/>
                </w:tcPr>
                <w:p w14:paraId="0D476FD3" w14:textId="730C9D0F"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23" w:author="Ganteaume, Oscar [Axios]" w:date="2018-06-13T05:29:00Z">
                    <w:r w:rsidRPr="00810FA7">
                      <w:rPr>
                        <w:sz w:val="20"/>
                      </w:rPr>
                      <w:t>$365.38</w:t>
                    </w:r>
                  </w:ins>
                </w:p>
              </w:tc>
            </w:tr>
            <w:tr w:rsidR="00A42174" w:rsidRPr="00A42174" w14:paraId="3E4A0A3C" w14:textId="77777777" w:rsidTr="0097295A">
              <w:trPr>
                <w:trHeight w:val="432"/>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9C84700" w14:textId="77777777" w:rsidR="00A42174" w:rsidRPr="00A42174" w:rsidRDefault="00A42174" w:rsidP="00A42174">
                  <w:pPr>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Other costs</w:t>
                  </w:r>
                </w:p>
              </w:tc>
              <w:tc>
                <w:tcPr>
                  <w:tcW w:w="2160" w:type="dxa"/>
                  <w:noWrap/>
                  <w:hideMark/>
                </w:tcPr>
                <w:p w14:paraId="63589129" w14:textId="333F6B4B" w:rsidR="00A42174" w:rsidRPr="00A42174" w:rsidRDefault="001657F2"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ins w:id="24" w:author="Ganteaume, Oscar [Axios]" w:date="2018-06-13T05:28:00Z">
                    <w:r w:rsidRPr="00810FA7">
                      <w:rPr>
                        <w:sz w:val="20"/>
                      </w:rPr>
                      <w:t>$0.00</w:t>
                    </w:r>
                  </w:ins>
                </w:p>
              </w:tc>
              <w:tc>
                <w:tcPr>
                  <w:tcW w:w="2160" w:type="dxa"/>
                  <w:noWrap/>
                  <w:hideMark/>
                </w:tcPr>
                <w:p w14:paraId="57C5B3BE" w14:textId="03FCD4F5" w:rsidR="00A42174" w:rsidRPr="00A42174" w:rsidRDefault="001657F2"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ins w:id="25" w:author="Ganteaume, Oscar [Axios]" w:date="2018-06-13T05:28:00Z">
                    <w:r w:rsidRPr="00810FA7">
                      <w:rPr>
                        <w:sz w:val="20"/>
                      </w:rPr>
                      <w:t>$0.00</w:t>
                    </w:r>
                  </w:ins>
                </w:p>
              </w:tc>
              <w:tc>
                <w:tcPr>
                  <w:tcW w:w="2160" w:type="dxa"/>
                  <w:noWrap/>
                  <w:hideMark/>
                </w:tcPr>
                <w:p w14:paraId="568D531E" w14:textId="2CB56EB3" w:rsidR="00A42174" w:rsidRPr="00A42174" w:rsidRDefault="001657F2"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ins w:id="26" w:author="Ganteaume, Oscar [Axios]" w:date="2018-06-13T05:30:00Z">
                    <w:r w:rsidRPr="00810FA7">
                      <w:rPr>
                        <w:sz w:val="20"/>
                      </w:rPr>
                      <w:t>$0.00</w:t>
                    </w:r>
                  </w:ins>
                </w:p>
              </w:tc>
              <w:tc>
                <w:tcPr>
                  <w:tcW w:w="2160" w:type="dxa"/>
                  <w:noWrap/>
                  <w:hideMark/>
                </w:tcPr>
                <w:p w14:paraId="06BA909A" w14:textId="1FC69B89" w:rsidR="00A42174" w:rsidRPr="00A42174" w:rsidRDefault="001657F2" w:rsidP="00A4217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000000"/>
                      <w:sz w:val="22"/>
                      <w:szCs w:val="22"/>
                      <w:lang w:eastAsia="en-US"/>
                    </w:rPr>
                  </w:pPr>
                  <w:ins w:id="27" w:author="Ganteaume, Oscar [Axios]" w:date="2018-06-13T05:29:00Z">
                    <w:r w:rsidRPr="00810FA7">
                      <w:rPr>
                        <w:sz w:val="20"/>
                      </w:rPr>
                      <w:t>$0.00</w:t>
                    </w:r>
                  </w:ins>
                </w:p>
              </w:tc>
            </w:tr>
            <w:tr w:rsidR="00A42174" w:rsidRPr="00A42174" w14:paraId="10EEF69C" w14:textId="77777777" w:rsidTr="0097295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97772AB" w14:textId="77777777" w:rsidR="00A42174" w:rsidRPr="00A42174" w:rsidRDefault="00A42174" w:rsidP="00A42174">
                  <w:pPr>
                    <w:rPr>
                      <w:rFonts w:ascii="Calibri" w:eastAsia="Times New Roman" w:hAnsi="Calibri"/>
                      <w:color w:val="000000"/>
                      <w:sz w:val="22"/>
                      <w:szCs w:val="22"/>
                      <w:lang w:eastAsia="en-US"/>
                    </w:rPr>
                  </w:pPr>
                  <w:r w:rsidRPr="00A42174">
                    <w:rPr>
                      <w:rFonts w:ascii="Calibri" w:eastAsia="Times New Roman" w:hAnsi="Calibri"/>
                      <w:color w:val="000000"/>
                      <w:sz w:val="22"/>
                      <w:szCs w:val="22"/>
                      <w:lang w:eastAsia="en-US"/>
                    </w:rPr>
                    <w:t>Monthly Total</w:t>
                  </w:r>
                </w:p>
              </w:tc>
              <w:tc>
                <w:tcPr>
                  <w:tcW w:w="2160" w:type="dxa"/>
                  <w:noWrap/>
                  <w:hideMark/>
                </w:tcPr>
                <w:p w14:paraId="3676DFEA" w14:textId="4CB659BA"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28" w:author="Ganteaume, Oscar [Axios]" w:date="2018-06-13T05:27:00Z">
                    <w:r w:rsidRPr="00810FA7">
                      <w:rPr>
                        <w:sz w:val="20"/>
                      </w:rPr>
                      <w:t>$9,876.84</w:t>
                    </w:r>
                  </w:ins>
                </w:p>
              </w:tc>
              <w:tc>
                <w:tcPr>
                  <w:tcW w:w="2160" w:type="dxa"/>
                  <w:noWrap/>
                  <w:hideMark/>
                </w:tcPr>
                <w:p w14:paraId="0978ED07" w14:textId="44B44658"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29" w:author="Ganteaume, Oscar [Axios]" w:date="2018-06-13T05:28:00Z">
                    <w:r w:rsidRPr="00810FA7">
                      <w:rPr>
                        <w:sz w:val="20"/>
                      </w:rPr>
                      <w:t>$6,965.03</w:t>
                    </w:r>
                  </w:ins>
                </w:p>
              </w:tc>
              <w:tc>
                <w:tcPr>
                  <w:tcW w:w="2160" w:type="dxa"/>
                  <w:noWrap/>
                  <w:hideMark/>
                </w:tcPr>
                <w:p w14:paraId="7F29D0EC" w14:textId="5AD74FA9"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30" w:author="Ganteaume, Oscar [Axios]" w:date="2018-06-13T05:30:00Z">
                    <w:r w:rsidRPr="00810FA7">
                      <w:rPr>
                        <w:sz w:val="20"/>
                      </w:rPr>
                      <w:t>$4,123.57</w:t>
                    </w:r>
                  </w:ins>
                </w:p>
              </w:tc>
              <w:tc>
                <w:tcPr>
                  <w:tcW w:w="2160" w:type="dxa"/>
                  <w:noWrap/>
                  <w:hideMark/>
                </w:tcPr>
                <w:p w14:paraId="0240F476" w14:textId="12D3526A" w:rsidR="00A42174" w:rsidRPr="00A42174" w:rsidRDefault="001657F2" w:rsidP="00A4217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000000"/>
                      <w:sz w:val="22"/>
                      <w:szCs w:val="22"/>
                      <w:lang w:eastAsia="en-US"/>
                    </w:rPr>
                  </w:pPr>
                  <w:ins w:id="31" w:author="Ganteaume, Oscar [Axios]" w:date="2018-06-13T05:29:00Z">
                    <w:r w:rsidRPr="00810FA7">
                      <w:rPr>
                        <w:sz w:val="20"/>
                      </w:rPr>
                      <w:t>$3,804.31</w:t>
                    </w:r>
                  </w:ins>
                </w:p>
              </w:tc>
            </w:tr>
          </w:tbl>
          <w:p w14:paraId="1D915CC2" w14:textId="77777777" w:rsidR="00A42174" w:rsidRDefault="00A42174" w:rsidP="00A42174">
            <w:pPr>
              <w:pStyle w:val="BodyText"/>
            </w:pPr>
          </w:p>
        </w:tc>
      </w:tr>
    </w:tbl>
    <w:p w14:paraId="1E28C359" w14:textId="513622A4" w:rsidR="001657F2" w:rsidRDefault="001657F2" w:rsidP="00A42174">
      <w:pPr>
        <w:pStyle w:val="BodyText"/>
        <w:rPr>
          <w:ins w:id="32" w:author="Ganteaume, Oscar [Axios]" w:date="2018-06-13T05:31:00Z"/>
        </w:rPr>
      </w:pPr>
    </w:p>
    <w:tbl>
      <w:tblPr>
        <w:tblStyle w:val="LightShading-Accent1"/>
        <w:tblW w:w="10800" w:type="dxa"/>
        <w:tblInd w:w="-162" w:type="dxa"/>
        <w:tblLayout w:type="fixed"/>
        <w:tblLook w:val="04A0" w:firstRow="1" w:lastRow="0" w:firstColumn="1" w:lastColumn="0" w:noHBand="0" w:noVBand="1"/>
      </w:tblPr>
      <w:tblGrid>
        <w:gridCol w:w="2160"/>
        <w:gridCol w:w="2160"/>
        <w:gridCol w:w="2160"/>
        <w:gridCol w:w="2160"/>
        <w:gridCol w:w="2160"/>
        <w:tblGridChange w:id="33">
          <w:tblGrid>
            <w:gridCol w:w="2160"/>
            <w:gridCol w:w="2160"/>
            <w:gridCol w:w="2160"/>
            <w:gridCol w:w="2160"/>
            <w:gridCol w:w="2160"/>
          </w:tblGrid>
        </w:tblGridChange>
      </w:tblGrid>
      <w:tr w:rsidR="001657F2" w:rsidRPr="00A42174" w14:paraId="22677DB4" w14:textId="77777777" w:rsidTr="001657F2">
        <w:trPr>
          <w:cnfStyle w:val="100000000000" w:firstRow="1" w:lastRow="0" w:firstColumn="0" w:lastColumn="0" w:oddVBand="0" w:evenVBand="0" w:oddHBand="0" w:evenHBand="0" w:firstRowFirstColumn="0" w:firstRowLastColumn="0" w:lastRowFirstColumn="0" w:lastRowLastColumn="0"/>
          <w:trHeight w:val="432"/>
          <w:ins w:id="34" w:author="Ganteaume, Oscar [Axios]" w:date="2018-06-13T05:31:00Z"/>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92BBA5C" w14:textId="77777777" w:rsidR="001657F2" w:rsidRPr="00A42174" w:rsidRDefault="001657F2" w:rsidP="001657F2">
            <w:pPr>
              <w:rPr>
                <w:ins w:id="35" w:author="Ganteaume, Oscar [Axios]" w:date="2018-06-13T05:31:00Z"/>
                <w:rFonts w:ascii="Calibri" w:eastAsia="Times New Roman" w:hAnsi="Calibri"/>
                <w:color w:val="000000"/>
                <w:sz w:val="22"/>
                <w:szCs w:val="22"/>
                <w:lang w:eastAsia="en-US"/>
              </w:rPr>
            </w:pPr>
            <w:ins w:id="36" w:author="Ganteaume, Oscar [Axios]" w:date="2018-06-13T05:31:00Z">
              <w:r w:rsidRPr="00A42174">
                <w:rPr>
                  <w:rFonts w:ascii="Calibri" w:eastAsia="Times New Roman" w:hAnsi="Calibri"/>
                  <w:color w:val="000000"/>
                  <w:sz w:val="22"/>
                  <w:szCs w:val="22"/>
                  <w:lang w:eastAsia="en-US"/>
                </w:rPr>
                <w:t>Service</w:t>
              </w:r>
            </w:ins>
          </w:p>
        </w:tc>
        <w:tc>
          <w:tcPr>
            <w:tcW w:w="2160" w:type="dxa"/>
            <w:noWrap/>
            <w:hideMark/>
          </w:tcPr>
          <w:p w14:paraId="1D995110" w14:textId="77777777" w:rsidR="001657F2" w:rsidRPr="00A42174" w:rsidRDefault="001657F2" w:rsidP="001657F2">
            <w:pPr>
              <w:jc w:val="center"/>
              <w:cnfStyle w:val="100000000000" w:firstRow="1" w:lastRow="0" w:firstColumn="0" w:lastColumn="0" w:oddVBand="0" w:evenVBand="0" w:oddHBand="0" w:evenHBand="0" w:firstRowFirstColumn="0" w:firstRowLastColumn="0" w:lastRowFirstColumn="0" w:lastRowLastColumn="0"/>
              <w:rPr>
                <w:ins w:id="37" w:author="Ganteaume, Oscar [Axios]" w:date="2018-06-13T05:31:00Z"/>
                <w:rFonts w:ascii="Calibri" w:eastAsia="Times New Roman" w:hAnsi="Calibri"/>
                <w:color w:val="000000"/>
                <w:sz w:val="22"/>
                <w:szCs w:val="22"/>
                <w:lang w:eastAsia="en-US"/>
              </w:rPr>
            </w:pPr>
            <w:ins w:id="38" w:author="Ganteaume, Oscar [Axios]" w:date="2018-06-13T05:31:00Z">
              <w:r w:rsidRPr="00A42174">
                <w:rPr>
                  <w:rFonts w:ascii="Calibri" w:eastAsia="Times New Roman" w:hAnsi="Calibri"/>
                  <w:color w:val="000000"/>
                  <w:sz w:val="22"/>
                  <w:szCs w:val="22"/>
                  <w:lang w:eastAsia="en-US"/>
                </w:rPr>
                <w:t>AWS Cost</w:t>
              </w:r>
            </w:ins>
          </w:p>
        </w:tc>
        <w:tc>
          <w:tcPr>
            <w:tcW w:w="2160" w:type="dxa"/>
          </w:tcPr>
          <w:p w14:paraId="3EE5E0AD" w14:textId="6ACC2F72" w:rsidR="001657F2" w:rsidRPr="00A42174" w:rsidRDefault="001657F2" w:rsidP="001657F2">
            <w:pPr>
              <w:jc w:val="center"/>
              <w:cnfStyle w:val="100000000000" w:firstRow="1" w:lastRow="0" w:firstColumn="0" w:lastColumn="0" w:oddVBand="0" w:evenVBand="0" w:oddHBand="0" w:evenHBand="0" w:firstRowFirstColumn="0" w:firstRowLastColumn="0" w:lastRowFirstColumn="0" w:lastRowLastColumn="0"/>
              <w:rPr>
                <w:ins w:id="39" w:author="Ganteaume, Oscar [Axios]" w:date="2018-06-13T05:32:00Z"/>
                <w:rFonts w:ascii="Calibri" w:eastAsia="Times New Roman" w:hAnsi="Calibri"/>
                <w:color w:val="000000"/>
                <w:sz w:val="22"/>
                <w:szCs w:val="22"/>
                <w:lang w:eastAsia="en-US"/>
              </w:rPr>
            </w:pPr>
            <w:ins w:id="40" w:author="Ganteaume, Oscar [Axios]" w:date="2018-06-13T05:32:00Z">
              <w:r w:rsidRPr="00A42174">
                <w:rPr>
                  <w:rFonts w:ascii="Calibri" w:eastAsia="Times New Roman" w:hAnsi="Calibri"/>
                  <w:color w:val="000000"/>
                  <w:sz w:val="22"/>
                  <w:szCs w:val="22"/>
                  <w:lang w:eastAsia="en-US"/>
                </w:rPr>
                <w:t>Zephyrus/AWS Cost</w:t>
              </w:r>
            </w:ins>
          </w:p>
        </w:tc>
        <w:tc>
          <w:tcPr>
            <w:tcW w:w="2160" w:type="dxa"/>
            <w:noWrap/>
            <w:hideMark/>
          </w:tcPr>
          <w:p w14:paraId="1DC78D2F" w14:textId="7CE02B31" w:rsidR="001657F2" w:rsidRPr="00A42174" w:rsidRDefault="001657F2" w:rsidP="001657F2">
            <w:pPr>
              <w:jc w:val="center"/>
              <w:cnfStyle w:val="100000000000" w:firstRow="1" w:lastRow="0" w:firstColumn="0" w:lastColumn="0" w:oddVBand="0" w:evenVBand="0" w:oddHBand="0" w:evenHBand="0" w:firstRowFirstColumn="0" w:firstRowLastColumn="0" w:lastRowFirstColumn="0" w:lastRowLastColumn="0"/>
              <w:rPr>
                <w:ins w:id="41" w:author="Ganteaume, Oscar [Axios]" w:date="2018-06-13T05:31:00Z"/>
                <w:rFonts w:ascii="Calibri" w:eastAsia="Times New Roman" w:hAnsi="Calibri"/>
                <w:color w:val="000000"/>
                <w:sz w:val="22"/>
                <w:szCs w:val="22"/>
                <w:lang w:eastAsia="en-US"/>
              </w:rPr>
            </w:pPr>
            <w:ins w:id="42" w:author="Ganteaume, Oscar [Axios]" w:date="2018-06-13T05:31:00Z">
              <w:r w:rsidRPr="00A42174">
                <w:rPr>
                  <w:rFonts w:ascii="Calibri" w:eastAsia="Times New Roman" w:hAnsi="Calibri"/>
                  <w:color w:val="000000"/>
                  <w:sz w:val="22"/>
                  <w:szCs w:val="22"/>
                  <w:lang w:eastAsia="en-US"/>
                </w:rPr>
                <w:t>AWS Cost</w:t>
              </w:r>
            </w:ins>
          </w:p>
        </w:tc>
        <w:tc>
          <w:tcPr>
            <w:tcW w:w="2160" w:type="dxa"/>
            <w:noWrap/>
            <w:hideMark/>
          </w:tcPr>
          <w:p w14:paraId="4A25ACEB" w14:textId="77777777" w:rsidR="001657F2" w:rsidRPr="00A42174" w:rsidRDefault="001657F2" w:rsidP="001657F2">
            <w:pPr>
              <w:jc w:val="center"/>
              <w:cnfStyle w:val="100000000000" w:firstRow="1" w:lastRow="0" w:firstColumn="0" w:lastColumn="0" w:oddVBand="0" w:evenVBand="0" w:oddHBand="0" w:evenHBand="0" w:firstRowFirstColumn="0" w:firstRowLastColumn="0" w:lastRowFirstColumn="0" w:lastRowLastColumn="0"/>
              <w:rPr>
                <w:ins w:id="43" w:author="Ganteaume, Oscar [Axios]" w:date="2018-06-13T05:31:00Z"/>
                <w:rFonts w:ascii="Calibri" w:eastAsia="Times New Roman" w:hAnsi="Calibri"/>
                <w:color w:val="000000"/>
                <w:sz w:val="22"/>
                <w:szCs w:val="22"/>
                <w:lang w:eastAsia="en-US"/>
              </w:rPr>
            </w:pPr>
            <w:ins w:id="44" w:author="Ganteaume, Oscar [Axios]" w:date="2018-06-13T05:31:00Z">
              <w:r w:rsidRPr="00A42174">
                <w:rPr>
                  <w:rFonts w:ascii="Calibri" w:eastAsia="Times New Roman" w:hAnsi="Calibri"/>
                  <w:color w:val="000000"/>
                  <w:sz w:val="22"/>
                  <w:szCs w:val="22"/>
                  <w:lang w:eastAsia="en-US"/>
                </w:rPr>
                <w:t>Zephyrus/AWS Cost</w:t>
              </w:r>
            </w:ins>
          </w:p>
        </w:tc>
      </w:tr>
      <w:tr w:rsidR="001657F2" w:rsidRPr="00A42174" w14:paraId="108AF2F5" w14:textId="77777777" w:rsidTr="001657F2">
        <w:trPr>
          <w:cnfStyle w:val="000000100000" w:firstRow="0" w:lastRow="0" w:firstColumn="0" w:lastColumn="0" w:oddVBand="0" w:evenVBand="0" w:oddHBand="1" w:evenHBand="0" w:firstRowFirstColumn="0" w:firstRowLastColumn="0" w:lastRowFirstColumn="0" w:lastRowLastColumn="0"/>
          <w:trHeight w:val="284"/>
          <w:ins w:id="45" w:author="Ganteaume, Oscar [Axios]" w:date="2018-06-13T05:31:00Z"/>
        </w:trPr>
        <w:tc>
          <w:tcPr>
            <w:cnfStyle w:val="001000000000" w:firstRow="0" w:lastRow="0" w:firstColumn="1" w:lastColumn="0" w:oddVBand="0" w:evenVBand="0" w:oddHBand="0" w:evenHBand="0" w:firstRowFirstColumn="0" w:firstRowLastColumn="0" w:lastRowFirstColumn="0" w:lastRowLastColumn="0"/>
            <w:tcW w:w="2160" w:type="dxa"/>
            <w:tcBorders>
              <w:top w:val="single" w:sz="8" w:space="0" w:color="4F81BD" w:themeColor="accent1"/>
              <w:bottom w:val="single" w:sz="4" w:space="0" w:color="auto"/>
            </w:tcBorders>
            <w:noWrap/>
            <w:hideMark/>
          </w:tcPr>
          <w:p w14:paraId="774E1D0E" w14:textId="77777777" w:rsidR="001657F2" w:rsidRPr="00A42174" w:rsidRDefault="001657F2" w:rsidP="001657F2">
            <w:pPr>
              <w:rPr>
                <w:ins w:id="46" w:author="Ganteaume, Oscar [Axios]" w:date="2018-06-13T05:31:00Z"/>
                <w:rFonts w:ascii="Calibri" w:eastAsia="Times New Roman" w:hAnsi="Calibri"/>
                <w:color w:val="000000"/>
                <w:sz w:val="22"/>
                <w:szCs w:val="22"/>
                <w:lang w:eastAsia="en-US"/>
              </w:rPr>
            </w:pPr>
            <w:ins w:id="47" w:author="Ganteaume, Oscar [Axios]" w:date="2018-06-13T05:31:00Z">
              <w:r w:rsidRPr="00A42174">
                <w:rPr>
                  <w:rFonts w:ascii="Calibri" w:eastAsia="Times New Roman" w:hAnsi="Calibri"/>
                  <w:color w:val="000000"/>
                  <w:sz w:val="22"/>
                  <w:szCs w:val="22"/>
                  <w:lang w:eastAsia="en-US"/>
                </w:rPr>
                <w:t>Scenario</w:t>
              </w:r>
            </w:ins>
          </w:p>
        </w:tc>
        <w:tc>
          <w:tcPr>
            <w:tcW w:w="2160" w:type="dxa"/>
            <w:tcBorders>
              <w:top w:val="single" w:sz="8" w:space="0" w:color="4F81BD" w:themeColor="accent1"/>
              <w:bottom w:val="single" w:sz="4" w:space="0" w:color="auto"/>
            </w:tcBorders>
            <w:noWrap/>
            <w:hideMark/>
          </w:tcPr>
          <w:p w14:paraId="0ABDAAE9" w14:textId="77777777"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48" w:author="Ganteaume, Oscar [Axios]" w:date="2018-06-13T05:31:00Z"/>
                <w:rFonts w:ascii="Calibri" w:eastAsia="Times New Roman" w:hAnsi="Calibri"/>
                <w:color w:val="000000"/>
                <w:sz w:val="22"/>
                <w:szCs w:val="22"/>
                <w:lang w:eastAsia="en-US"/>
              </w:rPr>
            </w:pPr>
            <w:ins w:id="49" w:author="Ganteaume, Oscar [Axios]" w:date="2018-06-13T05:31:00Z">
              <w:r w:rsidRPr="00A42174">
                <w:rPr>
                  <w:rFonts w:ascii="Calibri" w:eastAsia="Times New Roman" w:hAnsi="Calibri"/>
                  <w:color w:val="000000"/>
                  <w:sz w:val="22"/>
                  <w:szCs w:val="22"/>
                  <w:lang w:eastAsia="en-US"/>
                </w:rPr>
                <w:t>Typical Variable Usage up to 100 users</w:t>
              </w:r>
            </w:ins>
          </w:p>
        </w:tc>
        <w:tc>
          <w:tcPr>
            <w:tcW w:w="2160" w:type="dxa"/>
            <w:tcBorders>
              <w:top w:val="single" w:sz="8" w:space="0" w:color="4F81BD" w:themeColor="accent1"/>
              <w:bottom w:val="single" w:sz="4" w:space="0" w:color="auto"/>
            </w:tcBorders>
          </w:tcPr>
          <w:p w14:paraId="7089D61C" w14:textId="36450626"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50" w:author="Ganteaume, Oscar [Axios]" w:date="2018-06-13T05:32:00Z"/>
                <w:rFonts w:ascii="Calibri" w:eastAsia="Times New Roman" w:hAnsi="Calibri"/>
                <w:color w:val="000000"/>
                <w:sz w:val="22"/>
                <w:szCs w:val="22"/>
                <w:lang w:eastAsia="en-US"/>
              </w:rPr>
            </w:pPr>
            <w:ins w:id="51" w:author="Ganteaume, Oscar [Axios]" w:date="2018-06-13T05:32:00Z">
              <w:r w:rsidRPr="00A42174">
                <w:rPr>
                  <w:rFonts w:ascii="Calibri" w:eastAsia="Times New Roman" w:hAnsi="Calibri"/>
                  <w:color w:val="000000"/>
                  <w:sz w:val="22"/>
                  <w:szCs w:val="22"/>
                  <w:lang w:eastAsia="en-US"/>
                </w:rPr>
                <w:t>Typical Variable Usage up to 100 users</w:t>
              </w:r>
            </w:ins>
          </w:p>
        </w:tc>
        <w:tc>
          <w:tcPr>
            <w:tcW w:w="2160" w:type="dxa"/>
            <w:tcBorders>
              <w:top w:val="single" w:sz="8" w:space="0" w:color="4F81BD" w:themeColor="accent1"/>
              <w:bottom w:val="single" w:sz="4" w:space="0" w:color="auto"/>
            </w:tcBorders>
            <w:noWrap/>
            <w:hideMark/>
          </w:tcPr>
          <w:p w14:paraId="295253D5" w14:textId="13E919A7"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52" w:author="Ganteaume, Oscar [Axios]" w:date="2018-06-13T05:31:00Z"/>
                <w:rFonts w:ascii="Calibri" w:eastAsia="Times New Roman" w:hAnsi="Calibri"/>
                <w:color w:val="000000"/>
                <w:sz w:val="22"/>
                <w:szCs w:val="22"/>
                <w:lang w:eastAsia="en-US"/>
              </w:rPr>
            </w:pPr>
            <w:ins w:id="53" w:author="Ganteaume, Oscar [Axios]" w:date="2018-06-13T05:31:00Z">
              <w:r w:rsidRPr="00A42174">
                <w:rPr>
                  <w:rFonts w:ascii="Calibri" w:eastAsia="Times New Roman" w:hAnsi="Calibri"/>
                  <w:color w:val="000000"/>
                  <w:sz w:val="22"/>
                  <w:szCs w:val="22"/>
                  <w:lang w:eastAsia="en-US"/>
                </w:rPr>
                <w:t>Sixty users on eight hours shift</w:t>
              </w:r>
            </w:ins>
          </w:p>
        </w:tc>
        <w:tc>
          <w:tcPr>
            <w:tcW w:w="2160" w:type="dxa"/>
            <w:tcBorders>
              <w:top w:val="single" w:sz="8" w:space="0" w:color="4F81BD" w:themeColor="accent1"/>
              <w:bottom w:val="single" w:sz="4" w:space="0" w:color="auto"/>
            </w:tcBorders>
            <w:noWrap/>
            <w:hideMark/>
          </w:tcPr>
          <w:p w14:paraId="457E1225" w14:textId="77777777"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54" w:author="Ganteaume, Oscar [Axios]" w:date="2018-06-13T05:31:00Z"/>
                <w:rFonts w:ascii="Calibri" w:eastAsia="Times New Roman" w:hAnsi="Calibri"/>
                <w:color w:val="000000"/>
                <w:sz w:val="22"/>
                <w:szCs w:val="22"/>
                <w:lang w:eastAsia="en-US"/>
              </w:rPr>
            </w:pPr>
            <w:ins w:id="55" w:author="Ganteaume, Oscar [Axios]" w:date="2018-06-13T05:31:00Z">
              <w:r w:rsidRPr="00A42174">
                <w:rPr>
                  <w:rFonts w:ascii="Calibri" w:eastAsia="Times New Roman" w:hAnsi="Calibri"/>
                  <w:color w:val="000000"/>
                  <w:sz w:val="22"/>
                  <w:szCs w:val="22"/>
                  <w:lang w:eastAsia="en-US"/>
                </w:rPr>
                <w:t>Sixty users on eight hours shift</w:t>
              </w:r>
            </w:ins>
          </w:p>
        </w:tc>
      </w:tr>
      <w:tr w:rsidR="001657F2" w:rsidRPr="00A42174" w14:paraId="5978F79B" w14:textId="77777777" w:rsidTr="001657F2">
        <w:trPr>
          <w:trHeight w:val="432"/>
          <w:ins w:id="56" w:author="Ganteaume, Oscar [Axios]" w:date="2018-06-13T05:31:00Z"/>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noWrap/>
            <w:hideMark/>
          </w:tcPr>
          <w:p w14:paraId="3D97487E" w14:textId="77777777" w:rsidR="001657F2" w:rsidRPr="00A42174" w:rsidRDefault="001657F2" w:rsidP="001657F2">
            <w:pPr>
              <w:rPr>
                <w:ins w:id="57" w:author="Ganteaume, Oscar [Axios]" w:date="2018-06-13T05:31:00Z"/>
                <w:rFonts w:ascii="Calibri" w:eastAsia="Times New Roman" w:hAnsi="Calibri"/>
                <w:color w:val="000000"/>
                <w:sz w:val="22"/>
                <w:szCs w:val="22"/>
                <w:lang w:eastAsia="en-US"/>
              </w:rPr>
            </w:pPr>
          </w:p>
        </w:tc>
        <w:tc>
          <w:tcPr>
            <w:tcW w:w="2160" w:type="dxa"/>
            <w:tcBorders>
              <w:top w:val="single" w:sz="4" w:space="0" w:color="auto"/>
            </w:tcBorders>
            <w:noWrap/>
            <w:hideMark/>
          </w:tcPr>
          <w:p w14:paraId="6FC4D90C" w14:textId="77777777"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58" w:author="Ganteaume, Oscar [Axios]" w:date="2018-06-13T05:31:00Z"/>
                <w:rFonts w:ascii="Calibri" w:eastAsia="Times New Roman" w:hAnsi="Calibri"/>
                <w:color w:val="000000"/>
                <w:sz w:val="22"/>
                <w:szCs w:val="22"/>
                <w:lang w:eastAsia="en-US"/>
              </w:rPr>
            </w:pPr>
          </w:p>
        </w:tc>
        <w:tc>
          <w:tcPr>
            <w:tcW w:w="2160" w:type="dxa"/>
            <w:tcBorders>
              <w:top w:val="single" w:sz="4" w:space="0" w:color="auto"/>
            </w:tcBorders>
          </w:tcPr>
          <w:p w14:paraId="4525F9D5" w14:textId="77777777"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59" w:author="Ganteaume, Oscar [Axios]" w:date="2018-06-13T05:32:00Z"/>
                <w:rFonts w:ascii="Calibri" w:eastAsia="Times New Roman" w:hAnsi="Calibri"/>
                <w:color w:val="000000"/>
                <w:sz w:val="22"/>
                <w:szCs w:val="22"/>
                <w:lang w:eastAsia="en-US"/>
              </w:rPr>
            </w:pPr>
          </w:p>
        </w:tc>
        <w:tc>
          <w:tcPr>
            <w:tcW w:w="2160" w:type="dxa"/>
            <w:tcBorders>
              <w:top w:val="single" w:sz="4" w:space="0" w:color="auto"/>
            </w:tcBorders>
            <w:noWrap/>
            <w:hideMark/>
          </w:tcPr>
          <w:p w14:paraId="6DC781F1" w14:textId="72E7E415"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60" w:author="Ganteaume, Oscar [Axios]" w:date="2018-06-13T05:31:00Z"/>
                <w:rFonts w:ascii="Calibri" w:eastAsia="Times New Roman" w:hAnsi="Calibri"/>
                <w:color w:val="000000"/>
                <w:sz w:val="22"/>
                <w:szCs w:val="22"/>
                <w:lang w:eastAsia="en-US"/>
              </w:rPr>
            </w:pPr>
          </w:p>
        </w:tc>
        <w:tc>
          <w:tcPr>
            <w:tcW w:w="2160" w:type="dxa"/>
            <w:tcBorders>
              <w:top w:val="single" w:sz="4" w:space="0" w:color="auto"/>
            </w:tcBorders>
            <w:noWrap/>
            <w:hideMark/>
          </w:tcPr>
          <w:p w14:paraId="7C3A0905" w14:textId="77777777"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61" w:author="Ganteaume, Oscar [Axios]" w:date="2018-06-13T05:31:00Z"/>
                <w:rFonts w:ascii="Calibri" w:eastAsia="Times New Roman" w:hAnsi="Calibri"/>
                <w:color w:val="000000"/>
                <w:sz w:val="22"/>
                <w:szCs w:val="22"/>
                <w:lang w:eastAsia="en-US"/>
              </w:rPr>
            </w:pPr>
          </w:p>
        </w:tc>
      </w:tr>
      <w:tr w:rsidR="001657F2" w:rsidRPr="00A42174" w14:paraId="44CF3A16" w14:textId="77777777" w:rsidTr="001657F2">
        <w:trPr>
          <w:cnfStyle w:val="000000100000" w:firstRow="0" w:lastRow="0" w:firstColumn="0" w:lastColumn="0" w:oddVBand="0" w:evenVBand="0" w:oddHBand="1" w:evenHBand="0" w:firstRowFirstColumn="0" w:firstRowLastColumn="0" w:lastRowFirstColumn="0" w:lastRowLastColumn="0"/>
          <w:trHeight w:val="432"/>
          <w:ins w:id="62" w:author="Ganteaume, Oscar [Axios]" w:date="2018-06-13T05:31:00Z"/>
        </w:trPr>
        <w:tc>
          <w:tcPr>
            <w:cnfStyle w:val="001000000000" w:firstRow="0" w:lastRow="0" w:firstColumn="1" w:lastColumn="0" w:oddVBand="0" w:evenVBand="0" w:oddHBand="0" w:evenHBand="0" w:firstRowFirstColumn="0" w:firstRowLastColumn="0" w:lastRowFirstColumn="0" w:lastRowLastColumn="0"/>
            <w:tcW w:w="2160" w:type="dxa"/>
            <w:noWrap/>
            <w:hideMark/>
          </w:tcPr>
          <w:p w14:paraId="10BFD9A4" w14:textId="77777777" w:rsidR="001657F2" w:rsidRPr="00A42174" w:rsidRDefault="001657F2" w:rsidP="001657F2">
            <w:pPr>
              <w:rPr>
                <w:ins w:id="63" w:author="Ganteaume, Oscar [Axios]" w:date="2018-06-13T05:31:00Z"/>
                <w:rFonts w:ascii="Calibri" w:eastAsia="Times New Roman" w:hAnsi="Calibri"/>
                <w:color w:val="000000"/>
                <w:sz w:val="22"/>
                <w:szCs w:val="22"/>
                <w:lang w:eastAsia="en-US"/>
              </w:rPr>
            </w:pPr>
            <w:ins w:id="64" w:author="Ganteaume, Oscar [Axios]" w:date="2018-06-13T05:31:00Z">
              <w:r w:rsidRPr="00A42174">
                <w:rPr>
                  <w:rFonts w:ascii="Calibri" w:eastAsia="Times New Roman" w:hAnsi="Calibri"/>
                  <w:color w:val="000000"/>
                  <w:sz w:val="22"/>
                  <w:szCs w:val="22"/>
                  <w:lang w:eastAsia="en-US"/>
                </w:rPr>
                <w:t>ECS</w:t>
              </w:r>
            </w:ins>
          </w:p>
        </w:tc>
        <w:tc>
          <w:tcPr>
            <w:tcW w:w="2160" w:type="dxa"/>
            <w:noWrap/>
            <w:hideMark/>
          </w:tcPr>
          <w:p w14:paraId="2B0D245F" w14:textId="77777777"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65" w:author="Ganteaume, Oscar [Axios]" w:date="2018-06-13T05:31:00Z"/>
                <w:rFonts w:ascii="Calibri" w:eastAsia="Times New Roman" w:hAnsi="Calibri"/>
                <w:color w:val="000000"/>
                <w:sz w:val="22"/>
                <w:szCs w:val="22"/>
                <w:lang w:eastAsia="en-US"/>
              </w:rPr>
            </w:pPr>
            <w:ins w:id="66" w:author="Ganteaume, Oscar [Axios]" w:date="2018-06-13T05:31:00Z">
              <w:r w:rsidRPr="00810FA7">
                <w:rPr>
                  <w:sz w:val="20"/>
                </w:rPr>
                <w:t>$9,876.84</w:t>
              </w:r>
            </w:ins>
          </w:p>
        </w:tc>
        <w:tc>
          <w:tcPr>
            <w:tcW w:w="2160" w:type="dxa"/>
          </w:tcPr>
          <w:p w14:paraId="3905D5FC" w14:textId="1109C2A3" w:rsidR="001657F2" w:rsidRPr="00810FA7" w:rsidRDefault="001657F2" w:rsidP="001657F2">
            <w:pPr>
              <w:jc w:val="center"/>
              <w:cnfStyle w:val="000000100000" w:firstRow="0" w:lastRow="0" w:firstColumn="0" w:lastColumn="0" w:oddVBand="0" w:evenVBand="0" w:oddHBand="1" w:evenHBand="0" w:firstRowFirstColumn="0" w:firstRowLastColumn="0" w:lastRowFirstColumn="0" w:lastRowLastColumn="0"/>
              <w:rPr>
                <w:ins w:id="67" w:author="Ganteaume, Oscar [Axios]" w:date="2018-06-13T05:32:00Z"/>
                <w:sz w:val="20"/>
              </w:rPr>
            </w:pPr>
            <w:ins w:id="68" w:author="Ganteaume, Oscar [Axios]" w:date="2018-06-13T05:32:00Z">
              <w:r w:rsidRPr="00810FA7">
                <w:rPr>
                  <w:sz w:val="20"/>
                </w:rPr>
                <w:t>$3,567.25</w:t>
              </w:r>
            </w:ins>
          </w:p>
        </w:tc>
        <w:tc>
          <w:tcPr>
            <w:tcW w:w="2160" w:type="dxa"/>
            <w:noWrap/>
            <w:hideMark/>
          </w:tcPr>
          <w:p w14:paraId="32392867" w14:textId="5CEE3220"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69" w:author="Ganteaume, Oscar [Axios]" w:date="2018-06-13T05:31:00Z"/>
                <w:rFonts w:ascii="Calibri" w:eastAsia="Times New Roman" w:hAnsi="Calibri"/>
                <w:color w:val="000000"/>
                <w:sz w:val="22"/>
                <w:szCs w:val="22"/>
                <w:lang w:eastAsia="en-US"/>
              </w:rPr>
            </w:pPr>
            <w:ins w:id="70" w:author="Ganteaume, Oscar [Axios]" w:date="2018-06-13T05:31:00Z">
              <w:r w:rsidRPr="00810FA7">
                <w:rPr>
                  <w:sz w:val="20"/>
                </w:rPr>
                <w:t>$6,449.74</w:t>
              </w:r>
            </w:ins>
          </w:p>
        </w:tc>
        <w:tc>
          <w:tcPr>
            <w:tcW w:w="2160" w:type="dxa"/>
            <w:noWrap/>
            <w:hideMark/>
          </w:tcPr>
          <w:p w14:paraId="20FA7E62" w14:textId="77777777"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71" w:author="Ganteaume, Oscar [Axios]" w:date="2018-06-13T05:31:00Z"/>
                <w:rFonts w:ascii="Calibri" w:eastAsia="Times New Roman" w:hAnsi="Calibri"/>
                <w:color w:val="000000"/>
                <w:sz w:val="22"/>
                <w:szCs w:val="22"/>
                <w:lang w:eastAsia="en-US"/>
              </w:rPr>
            </w:pPr>
            <w:ins w:id="72" w:author="Ganteaume, Oscar [Axios]" w:date="2018-06-13T05:31:00Z">
              <w:r w:rsidRPr="00810FA7">
                <w:rPr>
                  <w:sz w:val="20"/>
                </w:rPr>
                <w:t>$3,035.56</w:t>
              </w:r>
            </w:ins>
          </w:p>
        </w:tc>
      </w:tr>
      <w:tr w:rsidR="001657F2" w:rsidRPr="00A42174" w14:paraId="2038AE43" w14:textId="77777777" w:rsidTr="001657F2">
        <w:trPr>
          <w:trHeight w:val="432"/>
          <w:ins w:id="73" w:author="Ganteaume, Oscar [Axios]" w:date="2018-06-13T05:31:00Z"/>
        </w:trPr>
        <w:tc>
          <w:tcPr>
            <w:cnfStyle w:val="001000000000" w:firstRow="0" w:lastRow="0" w:firstColumn="1" w:lastColumn="0" w:oddVBand="0" w:evenVBand="0" w:oddHBand="0" w:evenHBand="0" w:firstRowFirstColumn="0" w:firstRowLastColumn="0" w:lastRowFirstColumn="0" w:lastRowLastColumn="0"/>
            <w:tcW w:w="2160" w:type="dxa"/>
            <w:noWrap/>
            <w:hideMark/>
          </w:tcPr>
          <w:p w14:paraId="5CF43894" w14:textId="77777777" w:rsidR="001657F2" w:rsidRPr="00A42174" w:rsidRDefault="001657F2" w:rsidP="001657F2">
            <w:pPr>
              <w:rPr>
                <w:ins w:id="74" w:author="Ganteaume, Oscar [Axios]" w:date="2018-06-13T05:31:00Z"/>
                <w:rFonts w:ascii="Calibri" w:eastAsia="Times New Roman" w:hAnsi="Calibri"/>
                <w:color w:val="000000"/>
                <w:sz w:val="22"/>
                <w:szCs w:val="22"/>
                <w:lang w:eastAsia="en-US"/>
              </w:rPr>
            </w:pPr>
            <w:commentRangeStart w:id="75"/>
            <w:ins w:id="76" w:author="Ganteaume, Oscar [Axios]" w:date="2018-06-13T05:31:00Z">
              <w:r w:rsidRPr="00A42174">
                <w:rPr>
                  <w:rFonts w:ascii="Calibri" w:eastAsia="Times New Roman" w:hAnsi="Calibri"/>
                  <w:color w:val="000000"/>
                  <w:sz w:val="22"/>
                  <w:szCs w:val="22"/>
                  <w:lang w:eastAsia="en-US"/>
                </w:rPr>
                <w:t>EBS</w:t>
              </w:r>
            </w:ins>
          </w:p>
        </w:tc>
        <w:tc>
          <w:tcPr>
            <w:tcW w:w="2160" w:type="dxa"/>
            <w:noWrap/>
            <w:hideMark/>
          </w:tcPr>
          <w:p w14:paraId="202B76C2" w14:textId="77777777"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77" w:author="Ganteaume, Oscar [Axios]" w:date="2018-06-13T05:31:00Z"/>
                <w:rFonts w:ascii="Calibri" w:eastAsia="Times New Roman" w:hAnsi="Calibri"/>
                <w:color w:val="000000"/>
                <w:sz w:val="22"/>
                <w:szCs w:val="22"/>
                <w:lang w:eastAsia="en-US"/>
              </w:rPr>
            </w:pPr>
          </w:p>
        </w:tc>
        <w:tc>
          <w:tcPr>
            <w:tcW w:w="2160" w:type="dxa"/>
          </w:tcPr>
          <w:p w14:paraId="7C4648CB" w14:textId="77777777" w:rsidR="001657F2" w:rsidRPr="00810FA7" w:rsidRDefault="001657F2" w:rsidP="001657F2">
            <w:pPr>
              <w:jc w:val="center"/>
              <w:cnfStyle w:val="000000000000" w:firstRow="0" w:lastRow="0" w:firstColumn="0" w:lastColumn="0" w:oddVBand="0" w:evenVBand="0" w:oddHBand="0" w:evenHBand="0" w:firstRowFirstColumn="0" w:firstRowLastColumn="0" w:lastRowFirstColumn="0" w:lastRowLastColumn="0"/>
              <w:rPr>
                <w:ins w:id="78" w:author="Ganteaume, Oscar [Axios]" w:date="2018-06-13T05:32:00Z"/>
                <w:sz w:val="20"/>
              </w:rPr>
            </w:pPr>
          </w:p>
        </w:tc>
        <w:tc>
          <w:tcPr>
            <w:tcW w:w="2160" w:type="dxa"/>
            <w:noWrap/>
            <w:hideMark/>
          </w:tcPr>
          <w:p w14:paraId="3E77C705" w14:textId="2FEEEEA7"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79" w:author="Ganteaume, Oscar [Axios]" w:date="2018-06-13T05:31:00Z"/>
                <w:rFonts w:ascii="Calibri" w:eastAsia="Times New Roman" w:hAnsi="Calibri"/>
                <w:color w:val="000000"/>
                <w:sz w:val="22"/>
                <w:szCs w:val="22"/>
                <w:lang w:eastAsia="en-US"/>
              </w:rPr>
            </w:pPr>
            <w:ins w:id="80" w:author="Ganteaume, Oscar [Axios]" w:date="2018-06-13T05:31:00Z">
              <w:r w:rsidRPr="00810FA7">
                <w:rPr>
                  <w:sz w:val="20"/>
                </w:rPr>
                <w:t>$515.29</w:t>
              </w:r>
            </w:ins>
          </w:p>
        </w:tc>
        <w:tc>
          <w:tcPr>
            <w:tcW w:w="2160" w:type="dxa"/>
            <w:noWrap/>
            <w:hideMark/>
          </w:tcPr>
          <w:p w14:paraId="65950048" w14:textId="77777777"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81" w:author="Ganteaume, Oscar [Axios]" w:date="2018-06-13T05:31:00Z"/>
                <w:rFonts w:ascii="Calibri" w:eastAsia="Times New Roman" w:hAnsi="Calibri"/>
                <w:color w:val="000000"/>
                <w:sz w:val="22"/>
                <w:szCs w:val="22"/>
                <w:lang w:eastAsia="en-US"/>
              </w:rPr>
            </w:pPr>
            <w:ins w:id="82" w:author="Ganteaume, Oscar [Axios]" w:date="2018-06-13T05:31:00Z">
              <w:r w:rsidRPr="00810FA7">
                <w:rPr>
                  <w:sz w:val="20"/>
                </w:rPr>
                <w:t>$403.37</w:t>
              </w:r>
            </w:ins>
            <w:commentRangeEnd w:id="75"/>
            <w:ins w:id="83" w:author="Ganteaume, Oscar [Axios]" w:date="2018-06-13T05:42:00Z">
              <w:r w:rsidR="00823AFE">
                <w:rPr>
                  <w:rStyle w:val="CommentReference"/>
                  <w:color w:val="auto"/>
                </w:rPr>
                <w:commentReference w:id="75"/>
              </w:r>
            </w:ins>
          </w:p>
        </w:tc>
      </w:tr>
      <w:tr w:rsidR="001657F2" w:rsidRPr="00A42174" w14:paraId="1C301150" w14:textId="77777777" w:rsidTr="001657F2">
        <w:trPr>
          <w:cnfStyle w:val="000000100000" w:firstRow="0" w:lastRow="0" w:firstColumn="0" w:lastColumn="0" w:oddVBand="0" w:evenVBand="0" w:oddHBand="1" w:evenHBand="0" w:firstRowFirstColumn="0" w:firstRowLastColumn="0" w:lastRowFirstColumn="0" w:lastRowLastColumn="0"/>
          <w:trHeight w:val="432"/>
          <w:ins w:id="84" w:author="Ganteaume, Oscar [Axios]" w:date="2018-06-13T05:31:00Z"/>
        </w:trPr>
        <w:tc>
          <w:tcPr>
            <w:cnfStyle w:val="001000000000" w:firstRow="0" w:lastRow="0" w:firstColumn="1" w:lastColumn="0" w:oddVBand="0" w:evenVBand="0" w:oddHBand="0" w:evenHBand="0" w:firstRowFirstColumn="0" w:firstRowLastColumn="0" w:lastRowFirstColumn="0" w:lastRowLastColumn="0"/>
            <w:tcW w:w="2160" w:type="dxa"/>
            <w:noWrap/>
            <w:hideMark/>
          </w:tcPr>
          <w:p w14:paraId="39820D97" w14:textId="77777777" w:rsidR="001657F2" w:rsidRPr="00A42174" w:rsidRDefault="001657F2" w:rsidP="001657F2">
            <w:pPr>
              <w:rPr>
                <w:ins w:id="85" w:author="Ganteaume, Oscar [Axios]" w:date="2018-06-13T05:31:00Z"/>
                <w:rFonts w:ascii="Calibri" w:eastAsia="Times New Roman" w:hAnsi="Calibri"/>
                <w:color w:val="000000"/>
                <w:sz w:val="22"/>
                <w:szCs w:val="22"/>
                <w:lang w:eastAsia="en-US"/>
              </w:rPr>
            </w:pPr>
            <w:ins w:id="86" w:author="Ganteaume, Oscar [Axios]" w:date="2018-06-13T05:31:00Z">
              <w:r w:rsidRPr="00A42174">
                <w:rPr>
                  <w:rFonts w:ascii="Calibri" w:eastAsia="Times New Roman" w:hAnsi="Calibri"/>
                  <w:color w:val="000000"/>
                  <w:sz w:val="22"/>
                  <w:szCs w:val="22"/>
                  <w:lang w:eastAsia="en-US"/>
                </w:rPr>
                <w:t>RDS</w:t>
              </w:r>
            </w:ins>
          </w:p>
        </w:tc>
        <w:tc>
          <w:tcPr>
            <w:tcW w:w="2160" w:type="dxa"/>
            <w:noWrap/>
            <w:hideMark/>
          </w:tcPr>
          <w:p w14:paraId="4D503E1C" w14:textId="77777777"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87" w:author="Ganteaume, Oscar [Axios]" w:date="2018-06-13T05:31:00Z"/>
                <w:rFonts w:ascii="Calibri" w:eastAsia="Times New Roman" w:hAnsi="Calibri"/>
                <w:color w:val="000000"/>
                <w:sz w:val="22"/>
                <w:szCs w:val="22"/>
                <w:lang w:eastAsia="en-US"/>
              </w:rPr>
            </w:pPr>
            <w:ins w:id="88" w:author="Ganteaume, Oscar [Axios]" w:date="2018-06-13T05:31:00Z">
              <w:r w:rsidRPr="00810FA7">
                <w:rPr>
                  <w:sz w:val="20"/>
                </w:rPr>
                <w:t>$0.00</w:t>
              </w:r>
            </w:ins>
          </w:p>
        </w:tc>
        <w:tc>
          <w:tcPr>
            <w:tcW w:w="2160" w:type="dxa"/>
          </w:tcPr>
          <w:p w14:paraId="1794C108" w14:textId="3E7CB118" w:rsidR="001657F2" w:rsidRPr="00810FA7" w:rsidRDefault="001657F2" w:rsidP="001657F2">
            <w:pPr>
              <w:jc w:val="center"/>
              <w:cnfStyle w:val="000000100000" w:firstRow="0" w:lastRow="0" w:firstColumn="0" w:lastColumn="0" w:oddVBand="0" w:evenVBand="0" w:oddHBand="1" w:evenHBand="0" w:firstRowFirstColumn="0" w:firstRowLastColumn="0" w:lastRowFirstColumn="0" w:lastRowLastColumn="0"/>
              <w:rPr>
                <w:ins w:id="89" w:author="Ganteaume, Oscar [Axios]" w:date="2018-06-13T05:32:00Z"/>
                <w:sz w:val="20"/>
              </w:rPr>
            </w:pPr>
            <w:ins w:id="90" w:author="Ganteaume, Oscar [Axios]" w:date="2018-06-13T05:32:00Z">
              <w:r w:rsidRPr="00810FA7">
                <w:rPr>
                  <w:sz w:val="20"/>
                </w:rPr>
                <w:t>$556.32</w:t>
              </w:r>
            </w:ins>
          </w:p>
        </w:tc>
        <w:tc>
          <w:tcPr>
            <w:tcW w:w="2160" w:type="dxa"/>
            <w:noWrap/>
            <w:hideMark/>
          </w:tcPr>
          <w:p w14:paraId="1A6B935D" w14:textId="2F638291"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91" w:author="Ganteaume, Oscar [Axios]" w:date="2018-06-13T05:31:00Z"/>
                <w:rFonts w:ascii="Calibri" w:eastAsia="Times New Roman" w:hAnsi="Calibri"/>
                <w:color w:val="000000"/>
                <w:sz w:val="22"/>
                <w:szCs w:val="22"/>
                <w:lang w:eastAsia="en-US"/>
              </w:rPr>
            </w:pPr>
            <w:ins w:id="92" w:author="Ganteaume, Oscar [Axios]" w:date="2018-06-13T05:31:00Z">
              <w:r w:rsidRPr="00810FA7">
                <w:rPr>
                  <w:sz w:val="20"/>
                </w:rPr>
                <w:t>$0.00</w:t>
              </w:r>
            </w:ins>
          </w:p>
        </w:tc>
        <w:tc>
          <w:tcPr>
            <w:tcW w:w="2160" w:type="dxa"/>
            <w:noWrap/>
            <w:hideMark/>
          </w:tcPr>
          <w:p w14:paraId="3F46DA43" w14:textId="77777777"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93" w:author="Ganteaume, Oscar [Axios]" w:date="2018-06-13T05:31:00Z"/>
                <w:rFonts w:ascii="Calibri" w:eastAsia="Times New Roman" w:hAnsi="Calibri"/>
                <w:color w:val="000000"/>
                <w:sz w:val="22"/>
                <w:szCs w:val="22"/>
                <w:lang w:eastAsia="en-US"/>
              </w:rPr>
            </w:pPr>
            <w:ins w:id="94" w:author="Ganteaume, Oscar [Axios]" w:date="2018-06-13T05:31:00Z">
              <w:r w:rsidRPr="00810FA7">
                <w:rPr>
                  <w:sz w:val="20"/>
                </w:rPr>
                <w:t>$365.38</w:t>
              </w:r>
            </w:ins>
          </w:p>
        </w:tc>
      </w:tr>
      <w:tr w:rsidR="001657F2" w:rsidRPr="00A42174" w14:paraId="6C2BC8C5" w14:textId="77777777" w:rsidTr="001657F2">
        <w:trPr>
          <w:trHeight w:val="432"/>
          <w:ins w:id="95" w:author="Ganteaume, Oscar [Axios]" w:date="2018-06-13T05:31:00Z"/>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B14DCC9" w14:textId="77777777" w:rsidR="001657F2" w:rsidRPr="00A42174" w:rsidRDefault="001657F2" w:rsidP="001657F2">
            <w:pPr>
              <w:rPr>
                <w:ins w:id="96" w:author="Ganteaume, Oscar [Axios]" w:date="2018-06-13T05:31:00Z"/>
                <w:rFonts w:ascii="Calibri" w:eastAsia="Times New Roman" w:hAnsi="Calibri"/>
                <w:color w:val="000000"/>
                <w:sz w:val="22"/>
                <w:szCs w:val="22"/>
                <w:lang w:eastAsia="en-US"/>
              </w:rPr>
            </w:pPr>
            <w:ins w:id="97" w:author="Ganteaume, Oscar [Axios]" w:date="2018-06-13T05:31:00Z">
              <w:r w:rsidRPr="00A42174">
                <w:rPr>
                  <w:rFonts w:ascii="Calibri" w:eastAsia="Times New Roman" w:hAnsi="Calibri"/>
                  <w:color w:val="000000"/>
                  <w:sz w:val="22"/>
                  <w:szCs w:val="22"/>
                  <w:lang w:eastAsia="en-US"/>
                </w:rPr>
                <w:t>Other costs</w:t>
              </w:r>
            </w:ins>
          </w:p>
        </w:tc>
        <w:tc>
          <w:tcPr>
            <w:tcW w:w="2160" w:type="dxa"/>
            <w:noWrap/>
            <w:hideMark/>
          </w:tcPr>
          <w:p w14:paraId="6A670A18" w14:textId="77777777"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98" w:author="Ganteaume, Oscar [Axios]" w:date="2018-06-13T05:31:00Z"/>
                <w:rFonts w:ascii="Calibri" w:eastAsia="Times New Roman" w:hAnsi="Calibri"/>
                <w:color w:val="000000"/>
                <w:sz w:val="22"/>
                <w:szCs w:val="22"/>
                <w:lang w:eastAsia="en-US"/>
              </w:rPr>
            </w:pPr>
            <w:ins w:id="99" w:author="Ganteaume, Oscar [Axios]" w:date="2018-06-13T05:31:00Z">
              <w:r w:rsidRPr="00810FA7">
                <w:rPr>
                  <w:sz w:val="20"/>
                </w:rPr>
                <w:t>$0.00</w:t>
              </w:r>
            </w:ins>
          </w:p>
        </w:tc>
        <w:tc>
          <w:tcPr>
            <w:tcW w:w="2160" w:type="dxa"/>
          </w:tcPr>
          <w:p w14:paraId="551BB232" w14:textId="50A2C34E" w:rsidR="001657F2" w:rsidRPr="00810FA7" w:rsidRDefault="001657F2" w:rsidP="001657F2">
            <w:pPr>
              <w:jc w:val="center"/>
              <w:cnfStyle w:val="000000000000" w:firstRow="0" w:lastRow="0" w:firstColumn="0" w:lastColumn="0" w:oddVBand="0" w:evenVBand="0" w:oddHBand="0" w:evenHBand="0" w:firstRowFirstColumn="0" w:firstRowLastColumn="0" w:lastRowFirstColumn="0" w:lastRowLastColumn="0"/>
              <w:rPr>
                <w:ins w:id="100" w:author="Ganteaume, Oscar [Axios]" w:date="2018-06-13T05:32:00Z"/>
                <w:sz w:val="20"/>
              </w:rPr>
            </w:pPr>
            <w:ins w:id="101" w:author="Ganteaume, Oscar [Axios]" w:date="2018-06-13T05:32:00Z">
              <w:r w:rsidRPr="00810FA7">
                <w:rPr>
                  <w:sz w:val="20"/>
                </w:rPr>
                <w:t>$0.00</w:t>
              </w:r>
            </w:ins>
          </w:p>
        </w:tc>
        <w:tc>
          <w:tcPr>
            <w:tcW w:w="2160" w:type="dxa"/>
            <w:noWrap/>
            <w:hideMark/>
          </w:tcPr>
          <w:p w14:paraId="0DFB3D52" w14:textId="40BE06E7"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102" w:author="Ganteaume, Oscar [Axios]" w:date="2018-06-13T05:31:00Z"/>
                <w:rFonts w:ascii="Calibri" w:eastAsia="Times New Roman" w:hAnsi="Calibri"/>
                <w:color w:val="000000"/>
                <w:sz w:val="22"/>
                <w:szCs w:val="22"/>
                <w:lang w:eastAsia="en-US"/>
              </w:rPr>
            </w:pPr>
            <w:ins w:id="103" w:author="Ganteaume, Oscar [Axios]" w:date="2018-06-13T05:31:00Z">
              <w:r w:rsidRPr="00810FA7">
                <w:rPr>
                  <w:sz w:val="20"/>
                </w:rPr>
                <w:t>$0.00</w:t>
              </w:r>
            </w:ins>
          </w:p>
        </w:tc>
        <w:tc>
          <w:tcPr>
            <w:tcW w:w="2160" w:type="dxa"/>
            <w:noWrap/>
            <w:hideMark/>
          </w:tcPr>
          <w:p w14:paraId="257748AD" w14:textId="77777777" w:rsidR="001657F2" w:rsidRPr="00A42174" w:rsidRDefault="001657F2" w:rsidP="001657F2">
            <w:pPr>
              <w:jc w:val="center"/>
              <w:cnfStyle w:val="000000000000" w:firstRow="0" w:lastRow="0" w:firstColumn="0" w:lastColumn="0" w:oddVBand="0" w:evenVBand="0" w:oddHBand="0" w:evenHBand="0" w:firstRowFirstColumn="0" w:firstRowLastColumn="0" w:lastRowFirstColumn="0" w:lastRowLastColumn="0"/>
              <w:rPr>
                <w:ins w:id="104" w:author="Ganteaume, Oscar [Axios]" w:date="2018-06-13T05:31:00Z"/>
                <w:rFonts w:ascii="Calibri" w:eastAsia="Times New Roman" w:hAnsi="Calibri"/>
                <w:color w:val="000000"/>
                <w:sz w:val="22"/>
                <w:szCs w:val="22"/>
                <w:lang w:eastAsia="en-US"/>
              </w:rPr>
            </w:pPr>
            <w:ins w:id="105" w:author="Ganteaume, Oscar [Axios]" w:date="2018-06-13T05:31:00Z">
              <w:r w:rsidRPr="00810FA7">
                <w:rPr>
                  <w:sz w:val="20"/>
                </w:rPr>
                <w:t>$0.00</w:t>
              </w:r>
            </w:ins>
          </w:p>
        </w:tc>
      </w:tr>
      <w:tr w:rsidR="001657F2" w:rsidRPr="00A42174" w14:paraId="68788947" w14:textId="77777777" w:rsidTr="001657F2">
        <w:trPr>
          <w:cnfStyle w:val="000000100000" w:firstRow="0" w:lastRow="0" w:firstColumn="0" w:lastColumn="0" w:oddVBand="0" w:evenVBand="0" w:oddHBand="1" w:evenHBand="0" w:firstRowFirstColumn="0" w:firstRowLastColumn="0" w:lastRowFirstColumn="0" w:lastRowLastColumn="0"/>
          <w:trHeight w:val="432"/>
          <w:ins w:id="106" w:author="Ganteaume, Oscar [Axios]" w:date="2018-06-13T05:31:00Z"/>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6C2290C" w14:textId="77777777" w:rsidR="001657F2" w:rsidRPr="00A42174" w:rsidRDefault="001657F2" w:rsidP="001657F2">
            <w:pPr>
              <w:rPr>
                <w:ins w:id="107" w:author="Ganteaume, Oscar [Axios]" w:date="2018-06-13T05:31:00Z"/>
                <w:rFonts w:ascii="Calibri" w:eastAsia="Times New Roman" w:hAnsi="Calibri"/>
                <w:color w:val="000000"/>
                <w:sz w:val="22"/>
                <w:szCs w:val="22"/>
                <w:lang w:eastAsia="en-US"/>
              </w:rPr>
            </w:pPr>
            <w:ins w:id="108" w:author="Ganteaume, Oscar [Axios]" w:date="2018-06-13T05:31:00Z">
              <w:r w:rsidRPr="00A42174">
                <w:rPr>
                  <w:rFonts w:ascii="Calibri" w:eastAsia="Times New Roman" w:hAnsi="Calibri"/>
                  <w:color w:val="000000"/>
                  <w:sz w:val="22"/>
                  <w:szCs w:val="22"/>
                  <w:lang w:eastAsia="en-US"/>
                </w:rPr>
                <w:t>Monthly Total</w:t>
              </w:r>
            </w:ins>
          </w:p>
        </w:tc>
        <w:tc>
          <w:tcPr>
            <w:tcW w:w="2160" w:type="dxa"/>
            <w:noWrap/>
            <w:hideMark/>
          </w:tcPr>
          <w:p w14:paraId="41AD9863" w14:textId="77777777"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109" w:author="Ganteaume, Oscar [Axios]" w:date="2018-06-13T05:31:00Z"/>
                <w:rFonts w:ascii="Calibri" w:eastAsia="Times New Roman" w:hAnsi="Calibri"/>
                <w:color w:val="000000"/>
                <w:sz w:val="22"/>
                <w:szCs w:val="22"/>
                <w:lang w:eastAsia="en-US"/>
              </w:rPr>
            </w:pPr>
            <w:ins w:id="110" w:author="Ganteaume, Oscar [Axios]" w:date="2018-06-13T05:31:00Z">
              <w:r w:rsidRPr="00810FA7">
                <w:rPr>
                  <w:sz w:val="20"/>
                </w:rPr>
                <w:t>$9,876.84</w:t>
              </w:r>
            </w:ins>
          </w:p>
        </w:tc>
        <w:tc>
          <w:tcPr>
            <w:tcW w:w="2160" w:type="dxa"/>
          </w:tcPr>
          <w:p w14:paraId="0950960C" w14:textId="0F2B5C28" w:rsidR="001657F2" w:rsidRPr="00810FA7" w:rsidRDefault="001657F2" w:rsidP="001657F2">
            <w:pPr>
              <w:jc w:val="center"/>
              <w:cnfStyle w:val="000000100000" w:firstRow="0" w:lastRow="0" w:firstColumn="0" w:lastColumn="0" w:oddVBand="0" w:evenVBand="0" w:oddHBand="1" w:evenHBand="0" w:firstRowFirstColumn="0" w:firstRowLastColumn="0" w:lastRowFirstColumn="0" w:lastRowLastColumn="0"/>
              <w:rPr>
                <w:ins w:id="111" w:author="Ganteaume, Oscar [Axios]" w:date="2018-06-13T05:32:00Z"/>
                <w:sz w:val="20"/>
              </w:rPr>
            </w:pPr>
            <w:ins w:id="112" w:author="Ganteaume, Oscar [Axios]" w:date="2018-06-13T05:32:00Z">
              <w:r w:rsidRPr="00810FA7">
                <w:rPr>
                  <w:sz w:val="20"/>
                </w:rPr>
                <w:t>$4,123.57</w:t>
              </w:r>
            </w:ins>
          </w:p>
        </w:tc>
        <w:tc>
          <w:tcPr>
            <w:tcW w:w="2160" w:type="dxa"/>
            <w:noWrap/>
            <w:hideMark/>
          </w:tcPr>
          <w:p w14:paraId="3BBBDE70" w14:textId="228FFFAF"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113" w:author="Ganteaume, Oscar [Axios]" w:date="2018-06-13T05:31:00Z"/>
                <w:rFonts w:ascii="Calibri" w:eastAsia="Times New Roman" w:hAnsi="Calibri"/>
                <w:color w:val="000000"/>
                <w:sz w:val="22"/>
                <w:szCs w:val="22"/>
                <w:lang w:eastAsia="en-US"/>
              </w:rPr>
            </w:pPr>
            <w:ins w:id="114" w:author="Ganteaume, Oscar [Axios]" w:date="2018-06-13T05:31:00Z">
              <w:r w:rsidRPr="00810FA7">
                <w:rPr>
                  <w:sz w:val="20"/>
                </w:rPr>
                <w:t>$6,965.03</w:t>
              </w:r>
            </w:ins>
          </w:p>
        </w:tc>
        <w:tc>
          <w:tcPr>
            <w:tcW w:w="2160" w:type="dxa"/>
            <w:noWrap/>
            <w:hideMark/>
          </w:tcPr>
          <w:p w14:paraId="16D0EF49" w14:textId="77777777" w:rsidR="001657F2" w:rsidRPr="00A42174" w:rsidRDefault="001657F2" w:rsidP="001657F2">
            <w:pPr>
              <w:jc w:val="center"/>
              <w:cnfStyle w:val="000000100000" w:firstRow="0" w:lastRow="0" w:firstColumn="0" w:lastColumn="0" w:oddVBand="0" w:evenVBand="0" w:oddHBand="1" w:evenHBand="0" w:firstRowFirstColumn="0" w:firstRowLastColumn="0" w:lastRowFirstColumn="0" w:lastRowLastColumn="0"/>
              <w:rPr>
                <w:ins w:id="115" w:author="Ganteaume, Oscar [Axios]" w:date="2018-06-13T05:31:00Z"/>
                <w:rFonts w:ascii="Calibri" w:eastAsia="Times New Roman" w:hAnsi="Calibri"/>
                <w:color w:val="000000"/>
                <w:sz w:val="22"/>
                <w:szCs w:val="22"/>
                <w:lang w:eastAsia="en-US"/>
              </w:rPr>
            </w:pPr>
            <w:ins w:id="116" w:author="Ganteaume, Oscar [Axios]" w:date="2018-06-13T05:31:00Z">
              <w:r w:rsidRPr="00810FA7">
                <w:rPr>
                  <w:sz w:val="20"/>
                </w:rPr>
                <w:t>$3,804.31</w:t>
              </w:r>
            </w:ins>
          </w:p>
        </w:tc>
      </w:tr>
    </w:tbl>
    <w:p w14:paraId="24DBC34C" w14:textId="77777777" w:rsidR="001657F2" w:rsidRPr="00A42174" w:rsidRDefault="001657F2" w:rsidP="00A42174">
      <w:pPr>
        <w:pStyle w:val="BodyText"/>
      </w:pPr>
    </w:p>
    <w:sectPr w:rsidR="001657F2" w:rsidRPr="00A42174" w:rsidSect="00AC6984">
      <w:headerReference w:type="default" r:id="rId16"/>
      <w:footerReference w:type="default" r:id="rId17"/>
      <w:headerReference w:type="first" r:id="rId18"/>
      <w:footerReference w:type="first" r:id="rId19"/>
      <w:pgSz w:w="12240" w:h="15840" w:code="1"/>
      <w:pgMar w:top="1728" w:right="1440" w:bottom="1728"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Ganteaume, Oscar [Axios]" w:date="2018-06-13T05:50:00Z" w:initials="GO[">
    <w:p w14:paraId="17869DCE" w14:textId="0F0B85A9" w:rsidR="009B4576" w:rsidRDefault="009B4576">
      <w:pPr>
        <w:pStyle w:val="CommentText"/>
      </w:pPr>
      <w:r>
        <w:rPr>
          <w:rStyle w:val="CommentReference"/>
        </w:rPr>
        <w:annotationRef/>
      </w:r>
      <w:r>
        <w:t>Not sure what you are trying to say here</w:t>
      </w:r>
    </w:p>
  </w:comment>
  <w:comment w:id="11" w:author="Ganteaume, Oscar [Axios]" w:date="2018-06-13T05:25:00Z" w:initials="GO[">
    <w:p w14:paraId="1223D99F" w14:textId="7E61417B" w:rsidR="001657F2" w:rsidRDefault="001657F2">
      <w:pPr>
        <w:pStyle w:val="CommentText"/>
      </w:pPr>
      <w:r>
        <w:rPr>
          <w:rStyle w:val="CommentReference"/>
        </w:rPr>
        <w:annotationRef/>
      </w:r>
      <w:r>
        <w:t>The max cost saving is related to the changes we made to CHAUEE and not related to Zephyrus.  We may ditch this comment or reword it</w:t>
      </w:r>
    </w:p>
  </w:comment>
  <w:comment w:id="13" w:author="Ganteaume, Oscar [Axios]" w:date="2018-06-13T06:12:00Z" w:initials="GO[">
    <w:p w14:paraId="629809EF" w14:textId="5A23D339" w:rsidR="002C1B1E" w:rsidRDefault="002C1B1E">
      <w:pPr>
        <w:pStyle w:val="CommentText"/>
      </w:pPr>
      <w:r>
        <w:rPr>
          <w:rStyle w:val="CommentReference"/>
        </w:rPr>
        <w:annotationRef/>
      </w:r>
      <w:r>
        <w:t xml:space="preserve">The description of the scenarios on the final report I sent you on the high side describes the scenarios as: “60 simultaneous users, a typical usage scenario for CHAUEE. And a second scenario of </w:t>
      </w:r>
      <w:r w:rsidR="00004B08">
        <w:t>a 60 maximum users</w:t>
      </w:r>
      <w:proofErr w:type="gramStart"/>
      <w:r w:rsidR="00004B08">
        <w:t>”  In</w:t>
      </w:r>
      <w:proofErr w:type="gramEnd"/>
      <w:r w:rsidR="00004B08">
        <w:t xml:space="preserve"> other words, the first scenario is set to a fixed number of users and the second is flexible with a cap set to 60</w:t>
      </w:r>
    </w:p>
  </w:comment>
  <w:comment w:id="75" w:author="Ganteaume, Oscar [Axios]" w:date="2018-06-13T05:42:00Z" w:initials="GO[">
    <w:p w14:paraId="4985CF78" w14:textId="4B8CEE4D" w:rsidR="00823AFE" w:rsidRDefault="00823AFE">
      <w:pPr>
        <w:pStyle w:val="CommentText"/>
      </w:pPr>
      <w:r>
        <w:rPr>
          <w:rStyle w:val="CommentReference"/>
        </w:rPr>
        <w:annotationRef/>
      </w:r>
      <w:r>
        <w:t>The reason why we did not include the EBS cost on the second case is because we used actual values from AWS and their cost explorer tool only monitor services (such as EC2, RDS) and not resources (EBS)</w:t>
      </w:r>
      <w:r w:rsidR="0041401D">
        <w:t>.  We were able to get the cost on the second case because the number of hours were fixed and not estimated.  Also I put the AWS/Zephyrus side by side.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869DCE" w15:done="0"/>
  <w15:commentEx w15:paraId="1223D99F" w15:done="0"/>
  <w15:commentEx w15:paraId="629809EF" w15:done="0"/>
  <w15:commentEx w15:paraId="4985CF7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D6BEF" w14:textId="77777777" w:rsidR="00271EE5" w:rsidRDefault="00271EE5">
      <w:r>
        <w:separator/>
      </w:r>
    </w:p>
  </w:endnote>
  <w:endnote w:type="continuationSeparator" w:id="0">
    <w:p w14:paraId="3E746F9D" w14:textId="77777777" w:rsidR="00271EE5" w:rsidRDefault="00271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E295A" w14:textId="77777777" w:rsidR="00F467AA" w:rsidRDefault="00A83500">
    <w:pPr>
      <w:pStyle w:val="Footer"/>
    </w:pPr>
    <w:r>
      <w:rPr>
        <w:noProof/>
        <w:lang w:eastAsia="en-US"/>
      </w:rPr>
      <mc:AlternateContent>
        <mc:Choice Requires="wps">
          <w:drawing>
            <wp:anchor distT="0" distB="0" distL="114300" distR="114300" simplePos="0" relativeHeight="251660288" behindDoc="0" locked="0" layoutInCell="1" allowOverlap="1" wp14:anchorId="6FE0DFE1" wp14:editId="20F9A7D6">
              <wp:simplePos x="0" y="0"/>
              <wp:positionH relativeFrom="column">
                <wp:posOffset>-914400</wp:posOffset>
              </wp:positionH>
              <wp:positionV relativeFrom="paragraph">
                <wp:posOffset>-32385</wp:posOffset>
              </wp:positionV>
              <wp:extent cx="914400" cy="342900"/>
              <wp:effectExtent l="0" t="0" r="0" b="3810"/>
              <wp:wrapNone/>
              <wp:docPr id="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4E8A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8F97F" id="Rectangle 13" o:spid="_x0000_s1026" style="position:absolute;margin-left:-1in;margin-top:-2.55pt;width:1in;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" fillcolor="#4e8abe" stroked="f"/>
          </w:pict>
        </mc:Fallback>
      </mc:AlternateContent>
    </w:r>
    <w:r>
      <w:rPr>
        <w:noProof/>
        <w:lang w:eastAsia="en-US"/>
      </w:rPr>
      <mc:AlternateContent>
        <mc:Choice Requires="wps">
          <w:drawing>
            <wp:anchor distT="0" distB="0" distL="114300" distR="114300" simplePos="0" relativeHeight="251661312" behindDoc="0" locked="0" layoutInCell="1" allowOverlap="1" wp14:anchorId="24A88234" wp14:editId="6F97C6FA">
              <wp:simplePos x="0" y="0"/>
              <wp:positionH relativeFrom="column">
                <wp:posOffset>0</wp:posOffset>
              </wp:positionH>
              <wp:positionV relativeFrom="paragraph">
                <wp:posOffset>-13335</wp:posOffset>
              </wp:positionV>
              <wp:extent cx="5829300" cy="342900"/>
              <wp:effectExtent l="0" t="0" r="0" b="3810"/>
              <wp:wrapNone/>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E043A" w14:textId="01EAA7A5" w:rsidR="004776F5" w:rsidRPr="004776F5" w:rsidRDefault="004776F5" w:rsidP="00B407D3">
                          <w:pPr>
                            <w:tabs>
                              <w:tab w:val="left" w:pos="8640"/>
                            </w:tabs>
                            <w:rPr>
                              <w:rFonts w:ascii="Arial" w:hAnsi="Arial" w:cs="Arial"/>
                              <w:b/>
                              <w:color w:val="4E8ABE"/>
                              <w:sz w:val="16"/>
                              <w:szCs w:val="16"/>
                            </w:rPr>
                          </w:pPr>
                          <w:r w:rsidRPr="004776F5">
                            <w:rPr>
                              <w:rFonts w:ascii="Arial" w:hAnsi="Arial" w:cs="Arial"/>
                              <w:b/>
                              <w:color w:val="4E8ABE"/>
                              <w:sz w:val="16"/>
                              <w:szCs w:val="16"/>
                            </w:rPr>
                            <w:t>© 201</w:t>
                          </w:r>
                          <w:r w:rsidR="001378A7">
                            <w:rPr>
                              <w:rFonts w:ascii="Arial" w:hAnsi="Arial" w:cs="Arial"/>
                              <w:b/>
                              <w:color w:val="4E8ABE"/>
                              <w:sz w:val="16"/>
                              <w:szCs w:val="16"/>
                            </w:rPr>
                            <w:t>7</w:t>
                          </w:r>
                          <w:r>
                            <w:rPr>
                              <w:rFonts w:ascii="Arial" w:hAnsi="Arial" w:cs="Arial"/>
                              <w:b/>
                              <w:color w:val="4E8ABE"/>
                              <w:sz w:val="16"/>
                              <w:szCs w:val="16"/>
                            </w:rPr>
                            <w:t xml:space="preserve"> – LGS INNOVATIONS LLC – ALL RIGHTS RESERVED</w:t>
                          </w:r>
                          <w:r w:rsidR="00B407D3">
                            <w:rPr>
                              <w:rFonts w:ascii="Arial" w:hAnsi="Arial" w:cs="Arial"/>
                              <w:b/>
                              <w:color w:val="4E8ABE"/>
                              <w:sz w:val="16"/>
                              <w:szCs w:val="16"/>
                            </w:rPr>
                            <w:tab/>
                          </w:r>
                          <w:r w:rsidR="00B407D3" w:rsidRPr="00B407D3">
                            <w:rPr>
                              <w:rFonts w:ascii="Arial" w:hAnsi="Arial" w:cs="Arial"/>
                              <w:b/>
                              <w:color w:val="4E8ABE"/>
                              <w:sz w:val="16"/>
                              <w:szCs w:val="16"/>
                            </w:rPr>
                            <w:fldChar w:fldCharType="begin"/>
                          </w:r>
                          <w:r w:rsidR="00B407D3" w:rsidRPr="00B407D3">
                            <w:rPr>
                              <w:rFonts w:ascii="Arial" w:hAnsi="Arial" w:cs="Arial"/>
                              <w:b/>
                              <w:color w:val="4E8ABE"/>
                              <w:sz w:val="16"/>
                              <w:szCs w:val="16"/>
                            </w:rPr>
                            <w:instrText xml:space="preserve"> PAGE   \* MERGEFORMAT </w:instrText>
                          </w:r>
                          <w:r w:rsidR="00B407D3" w:rsidRPr="00B407D3">
                            <w:rPr>
                              <w:rFonts w:ascii="Arial" w:hAnsi="Arial" w:cs="Arial"/>
                              <w:b/>
                              <w:color w:val="4E8ABE"/>
                              <w:sz w:val="16"/>
                              <w:szCs w:val="16"/>
                            </w:rPr>
                            <w:fldChar w:fldCharType="separate"/>
                          </w:r>
                          <w:r w:rsidR="00004B08">
                            <w:rPr>
                              <w:rFonts w:ascii="Arial" w:hAnsi="Arial" w:cs="Arial"/>
                              <w:b/>
                              <w:noProof/>
                              <w:color w:val="4E8ABE"/>
                              <w:sz w:val="16"/>
                              <w:szCs w:val="16"/>
                            </w:rPr>
                            <w:t>5</w:t>
                          </w:r>
                          <w:r w:rsidR="00B407D3" w:rsidRPr="00B407D3">
                            <w:rPr>
                              <w:rFonts w:ascii="Arial" w:hAnsi="Arial" w:cs="Arial"/>
                              <w:b/>
                              <w:noProof/>
                              <w:color w:val="4E8ABE"/>
                              <w:sz w:val="16"/>
                              <w:szCs w:val="16"/>
                            </w:rPr>
                            <w:fldChar w:fldCharType="end"/>
                          </w:r>
                        </w:p>
                        <w:p w14:paraId="7494FA56" w14:textId="77777777" w:rsidR="00F467AA" w:rsidRPr="004776F5" w:rsidRDefault="004776F5" w:rsidP="004776F5">
                          <w:pPr>
                            <w:rPr>
                              <w:rFonts w:ascii="Arial" w:hAnsi="Arial" w:cs="Arial"/>
                              <w:b/>
                              <w:color w:val="363B74"/>
                              <w:sz w:val="16"/>
                              <w:szCs w:val="16"/>
                            </w:rPr>
                          </w:pPr>
                          <w:r>
                            <w:rPr>
                              <w:rFonts w:ascii="Arial" w:hAnsi="Arial" w:cs="Arial"/>
                              <w:b/>
                              <w:color w:val="363B74"/>
                              <w:sz w:val="16"/>
                              <w:szCs w:val="16"/>
                            </w:rPr>
                            <w:t>LGS, LGS INNOVATIONS, AND THE LGS INNOVATIONS LOGO ARE TRADEMARKS OF LGS INNOVATIONS</w:t>
                          </w:r>
                          <w:r w:rsidRPr="004776F5">
                            <w:rPr>
                              <w:rFonts w:ascii="Arial" w:hAnsi="Arial" w:cs="Arial"/>
                              <w:b/>
                              <w:color w:val="363B74"/>
                              <w:sz w:val="16"/>
                              <w:szCs w:val="16"/>
                            </w:rPr>
                            <w:t xml:space="preserve"> LLC.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A88234" id="_x0000_t202" coordsize="21600,21600" o:spt="202" path="m,l,21600r21600,l21600,xe">
              <v:stroke joinstyle="miter"/>
              <v:path gradientshapeok="t" o:connecttype="rect"/>
            </v:shapetype>
            <v:shape id="Text Box 14" o:spid="_x0000_s1026" type="#_x0000_t202" style="position:absolute;margin-left:0;margin-top:-1.05pt;width:45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aItAIAALo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" filled="f" stroked="f">
              <v:textbox>
                <w:txbxContent>
                  <w:p w14:paraId="221E043A" w14:textId="01EAA7A5" w:rsidR="004776F5" w:rsidRPr="004776F5" w:rsidRDefault="004776F5" w:rsidP="00B407D3">
                    <w:pPr>
                      <w:tabs>
                        <w:tab w:val="left" w:pos="8640"/>
                      </w:tabs>
                      <w:rPr>
                        <w:rFonts w:ascii="Arial" w:hAnsi="Arial" w:cs="Arial"/>
                        <w:b/>
                        <w:color w:val="4E8ABE"/>
                        <w:sz w:val="16"/>
                        <w:szCs w:val="16"/>
                      </w:rPr>
                    </w:pPr>
                    <w:r w:rsidRPr="004776F5">
                      <w:rPr>
                        <w:rFonts w:ascii="Arial" w:hAnsi="Arial" w:cs="Arial"/>
                        <w:b/>
                        <w:color w:val="4E8ABE"/>
                        <w:sz w:val="16"/>
                        <w:szCs w:val="16"/>
                      </w:rPr>
                      <w:t>© 201</w:t>
                    </w:r>
                    <w:r w:rsidR="001378A7">
                      <w:rPr>
                        <w:rFonts w:ascii="Arial" w:hAnsi="Arial" w:cs="Arial"/>
                        <w:b/>
                        <w:color w:val="4E8ABE"/>
                        <w:sz w:val="16"/>
                        <w:szCs w:val="16"/>
                      </w:rPr>
                      <w:t>7</w:t>
                    </w:r>
                    <w:r>
                      <w:rPr>
                        <w:rFonts w:ascii="Arial" w:hAnsi="Arial" w:cs="Arial"/>
                        <w:b/>
                        <w:color w:val="4E8ABE"/>
                        <w:sz w:val="16"/>
                        <w:szCs w:val="16"/>
                      </w:rPr>
                      <w:t xml:space="preserve"> – LGS INNOVATIONS LLC – ALL RIGHTS RESERVED</w:t>
                    </w:r>
                    <w:r w:rsidR="00B407D3">
                      <w:rPr>
                        <w:rFonts w:ascii="Arial" w:hAnsi="Arial" w:cs="Arial"/>
                        <w:b/>
                        <w:color w:val="4E8ABE"/>
                        <w:sz w:val="16"/>
                        <w:szCs w:val="16"/>
                      </w:rPr>
                      <w:tab/>
                    </w:r>
                    <w:r w:rsidR="00B407D3" w:rsidRPr="00B407D3">
                      <w:rPr>
                        <w:rFonts w:ascii="Arial" w:hAnsi="Arial" w:cs="Arial"/>
                        <w:b/>
                        <w:color w:val="4E8ABE"/>
                        <w:sz w:val="16"/>
                        <w:szCs w:val="16"/>
                      </w:rPr>
                      <w:fldChar w:fldCharType="begin"/>
                    </w:r>
                    <w:r w:rsidR="00B407D3" w:rsidRPr="00B407D3">
                      <w:rPr>
                        <w:rFonts w:ascii="Arial" w:hAnsi="Arial" w:cs="Arial"/>
                        <w:b/>
                        <w:color w:val="4E8ABE"/>
                        <w:sz w:val="16"/>
                        <w:szCs w:val="16"/>
                      </w:rPr>
                      <w:instrText xml:space="preserve"> PAGE   \* MERGEFORMAT </w:instrText>
                    </w:r>
                    <w:r w:rsidR="00B407D3" w:rsidRPr="00B407D3">
                      <w:rPr>
                        <w:rFonts w:ascii="Arial" w:hAnsi="Arial" w:cs="Arial"/>
                        <w:b/>
                        <w:color w:val="4E8ABE"/>
                        <w:sz w:val="16"/>
                        <w:szCs w:val="16"/>
                      </w:rPr>
                      <w:fldChar w:fldCharType="separate"/>
                    </w:r>
                    <w:r w:rsidR="00004B08">
                      <w:rPr>
                        <w:rFonts w:ascii="Arial" w:hAnsi="Arial" w:cs="Arial"/>
                        <w:b/>
                        <w:noProof/>
                        <w:color w:val="4E8ABE"/>
                        <w:sz w:val="16"/>
                        <w:szCs w:val="16"/>
                      </w:rPr>
                      <w:t>5</w:t>
                    </w:r>
                    <w:r w:rsidR="00B407D3" w:rsidRPr="00B407D3">
                      <w:rPr>
                        <w:rFonts w:ascii="Arial" w:hAnsi="Arial" w:cs="Arial"/>
                        <w:b/>
                        <w:noProof/>
                        <w:color w:val="4E8ABE"/>
                        <w:sz w:val="16"/>
                        <w:szCs w:val="16"/>
                      </w:rPr>
                      <w:fldChar w:fldCharType="end"/>
                    </w:r>
                  </w:p>
                  <w:p w14:paraId="7494FA56" w14:textId="77777777" w:rsidR="00F467AA" w:rsidRPr="004776F5" w:rsidRDefault="004776F5" w:rsidP="004776F5">
                    <w:pPr>
                      <w:rPr>
                        <w:rFonts w:ascii="Arial" w:hAnsi="Arial" w:cs="Arial"/>
                        <w:b/>
                        <w:color w:val="363B74"/>
                        <w:sz w:val="16"/>
                        <w:szCs w:val="16"/>
                      </w:rPr>
                    </w:pPr>
                    <w:r>
                      <w:rPr>
                        <w:rFonts w:ascii="Arial" w:hAnsi="Arial" w:cs="Arial"/>
                        <w:b/>
                        <w:color w:val="363B74"/>
                        <w:sz w:val="16"/>
                        <w:szCs w:val="16"/>
                      </w:rPr>
                      <w:t>LGS, LGS INNOVATIONS, AND THE LGS INNOVATIONS LOGO ARE TRADEMARKS OF LGS INNOVATIONS</w:t>
                    </w:r>
                    <w:r w:rsidRPr="004776F5">
                      <w:rPr>
                        <w:rFonts w:ascii="Arial" w:hAnsi="Arial" w:cs="Arial"/>
                        <w:b/>
                        <w:color w:val="363B74"/>
                        <w:sz w:val="16"/>
                        <w:szCs w:val="16"/>
                      </w:rPr>
                      <w:t xml:space="preserve"> LLC.</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FB1F" w14:textId="77777777" w:rsidR="00F467AA" w:rsidRDefault="00A83500">
    <w:pPr>
      <w:pStyle w:val="Footer"/>
    </w:pPr>
    <w:r>
      <w:rPr>
        <w:noProof/>
        <w:lang w:eastAsia="en-US"/>
      </w:rPr>
      <mc:AlternateContent>
        <mc:Choice Requires="wps">
          <w:drawing>
            <wp:anchor distT="0" distB="0" distL="114300" distR="114300" simplePos="0" relativeHeight="251659264" behindDoc="0" locked="0" layoutInCell="1" allowOverlap="1" wp14:anchorId="5FDF4380" wp14:editId="132D7871">
              <wp:simplePos x="0" y="0"/>
              <wp:positionH relativeFrom="column">
                <wp:posOffset>0</wp:posOffset>
              </wp:positionH>
              <wp:positionV relativeFrom="paragraph">
                <wp:posOffset>-34290</wp:posOffset>
              </wp:positionV>
              <wp:extent cx="5829300" cy="342900"/>
              <wp:effectExtent l="0" t="3810" r="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D0C1F" w14:textId="77777777" w:rsidR="00E14909" w:rsidRDefault="00E14909" w:rsidP="00F467AA">
                          <w:pPr>
                            <w:rPr>
                              <w:rFonts w:ascii="Arial" w:hAnsi="Arial" w:cs="Arial"/>
                              <w:b/>
                              <w:color w:val="4E8ABE"/>
                              <w:sz w:val="16"/>
                              <w:szCs w:val="16"/>
                            </w:rPr>
                          </w:pPr>
                          <w:r w:rsidRPr="00E14909">
                            <w:rPr>
                              <w:rFonts w:ascii="Arial" w:hAnsi="Arial" w:cs="Arial"/>
                              <w:b/>
                              <w:color w:val="4E8ABE"/>
                              <w:sz w:val="16"/>
                              <w:szCs w:val="16"/>
                            </w:rPr>
                            <w:t>Strategic White Paper</w:t>
                          </w:r>
                        </w:p>
                        <w:p w14:paraId="79C6AB71" w14:textId="77777777" w:rsidR="00F467AA" w:rsidRPr="004776F5" w:rsidRDefault="000C5A4E" w:rsidP="00E14909">
                          <w:pPr>
                            <w:rPr>
                              <w:rFonts w:ascii="Arial" w:hAnsi="Arial" w:cs="Arial"/>
                              <w:b/>
                              <w:sz w:val="16"/>
                              <w:szCs w:val="16"/>
                            </w:rPr>
                          </w:pPr>
                          <w:r>
                            <w:rPr>
                              <w:rFonts w:ascii="Arial" w:hAnsi="Arial" w:cs="Arial"/>
                              <w:b/>
                              <w:color w:val="363B74"/>
                              <w:sz w:val="16"/>
                              <w:szCs w:val="16"/>
                            </w:rPr>
                            <w:t>Innovative Cloud 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DF4380" id="_x0000_t202" coordsize="21600,21600" o:spt="202" path="m,l,21600r21600,l21600,xe">
              <v:stroke joinstyle="miter"/>
              <v:path gradientshapeok="t" o:connecttype="rect"/>
            </v:shapetype>
            <v:shape id="Text Box 12" o:spid="_x0000_s1028" type="#_x0000_t202" style="position:absolute;margin-left:0;margin-top:-2.7pt;width:459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8tw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" filled="f" stroked="f">
              <v:textbox>
                <w:txbxContent>
                  <w:p w14:paraId="0FFD0C1F" w14:textId="77777777" w:rsidR="00E14909" w:rsidRDefault="00E14909" w:rsidP="00F467AA">
                    <w:pPr>
                      <w:rPr>
                        <w:rFonts w:ascii="Arial" w:hAnsi="Arial" w:cs="Arial"/>
                        <w:b/>
                        <w:color w:val="4E8ABE"/>
                        <w:sz w:val="16"/>
                        <w:szCs w:val="16"/>
                      </w:rPr>
                    </w:pPr>
                    <w:r w:rsidRPr="00E14909">
                      <w:rPr>
                        <w:rFonts w:ascii="Arial" w:hAnsi="Arial" w:cs="Arial"/>
                        <w:b/>
                        <w:color w:val="4E8ABE"/>
                        <w:sz w:val="16"/>
                        <w:szCs w:val="16"/>
                      </w:rPr>
                      <w:t>Strategic White Paper</w:t>
                    </w:r>
                  </w:p>
                  <w:p w14:paraId="79C6AB71" w14:textId="77777777" w:rsidR="00F467AA" w:rsidRPr="004776F5" w:rsidRDefault="000C5A4E" w:rsidP="00E14909">
                    <w:pPr>
                      <w:rPr>
                        <w:rFonts w:ascii="Arial" w:hAnsi="Arial" w:cs="Arial"/>
                        <w:b/>
                        <w:sz w:val="16"/>
                        <w:szCs w:val="16"/>
                      </w:rPr>
                    </w:pPr>
                    <w:r>
                      <w:rPr>
                        <w:rFonts w:ascii="Arial" w:hAnsi="Arial" w:cs="Arial"/>
                        <w:b/>
                        <w:color w:val="363B74"/>
                        <w:sz w:val="16"/>
                        <w:szCs w:val="16"/>
                      </w:rPr>
                      <w:t>Innovative Cloud Processing</w:t>
                    </w: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527252F4" wp14:editId="06E5348F">
              <wp:simplePos x="0" y="0"/>
              <wp:positionH relativeFrom="column">
                <wp:posOffset>-914400</wp:posOffset>
              </wp:positionH>
              <wp:positionV relativeFrom="paragraph">
                <wp:posOffset>-53340</wp:posOffset>
              </wp:positionV>
              <wp:extent cx="914400" cy="342900"/>
              <wp:effectExtent l="0" t="3810" r="0" b="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4E8A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1B0016" id="Rectangle 11" o:spid="_x0000_s1026" style="position:absolute;margin-left:-1in;margin-top:-4.2pt;width:1in;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" fillcolor="#4e8abe"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B00F3" w14:textId="77777777" w:rsidR="00271EE5" w:rsidRDefault="00271EE5">
      <w:r>
        <w:separator/>
      </w:r>
    </w:p>
  </w:footnote>
  <w:footnote w:type="continuationSeparator" w:id="0">
    <w:p w14:paraId="10D5A74A" w14:textId="77777777" w:rsidR="00271EE5" w:rsidRDefault="00271E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6BF54" w14:textId="320F50CB" w:rsidR="00F11B89" w:rsidRDefault="008F68D1" w:rsidP="007E0987">
    <w:pPr>
      <w:pStyle w:val="Header"/>
      <w:jc w:val="right"/>
    </w:pPr>
    <w:r>
      <w:rPr>
        <w:i/>
        <w:noProof/>
        <w:lang w:eastAsia="en-US"/>
      </w:rPr>
      <w:drawing>
        <wp:inline distT="0" distB="0" distL="0" distR="0" wp14:anchorId="109B5091" wp14:editId="316E95D4">
          <wp:extent cx="1992702" cy="479954"/>
          <wp:effectExtent l="0" t="0" r="0" b="0"/>
          <wp:docPr id="14" name="Picture 14" descr="C:\LGS\Marketing\AxiosLogo-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GS\Marketing\AxiosLogo-H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4024" cy="480272"/>
                  </a:xfrm>
                  <a:prstGeom prst="rect">
                    <a:avLst/>
                  </a:prstGeom>
                  <a:noFill/>
                  <a:ln>
                    <a:noFill/>
                  </a:ln>
                </pic:spPr>
              </pic:pic>
            </a:graphicData>
          </a:graphic>
        </wp:inline>
      </w:drawing>
    </w:r>
    <w:r w:rsidR="00A83500">
      <w:rPr>
        <w:noProof/>
        <w:lang w:eastAsia="en-US"/>
      </w:rPr>
      <mc:AlternateContent>
        <mc:Choice Requires="wps">
          <w:drawing>
            <wp:anchor distT="0" distB="0" distL="114300" distR="114300" simplePos="0" relativeHeight="251657216" behindDoc="0" locked="0" layoutInCell="1" allowOverlap="1" wp14:anchorId="21A9D1C3" wp14:editId="136202BA">
              <wp:simplePos x="0" y="0"/>
              <wp:positionH relativeFrom="column">
                <wp:posOffset>-57150</wp:posOffset>
              </wp:positionH>
              <wp:positionV relativeFrom="paragraph">
                <wp:posOffset>538480</wp:posOffset>
              </wp:positionV>
              <wp:extent cx="6057900" cy="0"/>
              <wp:effectExtent l="9525" t="14605" r="9525" b="1397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4E8AB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13FF2" id="Line 10"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2.4pt" to="472.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" strokecolor="#4e8abe"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3058A" w14:textId="330ED795" w:rsidR="00F11B89" w:rsidRPr="00AC6984" w:rsidRDefault="00661259" w:rsidP="007E0987">
    <w:pPr>
      <w:pStyle w:val="Header"/>
      <w:jc w:val="right"/>
      <w:rPr>
        <w:i/>
      </w:rPr>
    </w:pPr>
    <w:r>
      <w:rPr>
        <w:i/>
        <w:noProof/>
        <w:lang w:eastAsia="en-US"/>
      </w:rPr>
      <w:drawing>
        <wp:inline distT="0" distB="0" distL="0" distR="0" wp14:anchorId="2764EA15" wp14:editId="7DA5A82D">
          <wp:extent cx="1992702" cy="479954"/>
          <wp:effectExtent l="0" t="0" r="0" b="0"/>
          <wp:docPr id="10" name="Picture 10" descr="C:\LGS\Marketing\AxiosLogo-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GS\Marketing\AxiosLogo-H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4024" cy="480272"/>
                  </a:xfrm>
                  <a:prstGeom prst="rect">
                    <a:avLst/>
                  </a:prstGeom>
                  <a:noFill/>
                  <a:ln>
                    <a:noFill/>
                  </a:ln>
                </pic:spPr>
              </pic:pic>
            </a:graphicData>
          </a:graphic>
        </wp:inline>
      </w:drawing>
    </w:r>
    <w:r w:rsidR="00473D57">
      <w:rPr>
        <w:noProof/>
        <w:lang w:eastAsia="en-US"/>
      </w:rPr>
      <mc:AlternateContent>
        <mc:Choice Requires="wps">
          <w:drawing>
            <wp:anchor distT="0" distB="0" distL="114300" distR="114300" simplePos="0" relativeHeight="251655168" behindDoc="0" locked="0" layoutInCell="1" allowOverlap="1" wp14:anchorId="2CB9469A" wp14:editId="5AD65D6E">
              <wp:simplePos x="0" y="0"/>
              <wp:positionH relativeFrom="column">
                <wp:posOffset>-57150</wp:posOffset>
              </wp:positionH>
              <wp:positionV relativeFrom="paragraph">
                <wp:posOffset>2971610</wp:posOffset>
              </wp:positionV>
              <wp:extent cx="6057900" cy="0"/>
              <wp:effectExtent l="0" t="0" r="19050" b="1905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4E8AB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924EC" id="Line 7"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34pt" to="472.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" strokecolor="#4e8abe" strokeweight="1pt"/>
          </w:pict>
        </mc:Fallback>
      </mc:AlternateContent>
    </w:r>
    <w:r w:rsidR="000C5A4E">
      <w:rPr>
        <w:noProof/>
        <w:lang w:eastAsia="en-US"/>
      </w:rPr>
      <mc:AlternateContent>
        <mc:Choice Requires="wps">
          <w:drawing>
            <wp:anchor distT="0" distB="0" distL="114300" distR="114300" simplePos="0" relativeHeight="251656192" behindDoc="0" locked="0" layoutInCell="1" allowOverlap="1" wp14:anchorId="6CCB3CD8" wp14:editId="4BEA1C49">
              <wp:simplePos x="0" y="0"/>
              <wp:positionH relativeFrom="column">
                <wp:posOffset>-118753</wp:posOffset>
              </wp:positionH>
              <wp:positionV relativeFrom="paragraph">
                <wp:posOffset>718457</wp:posOffset>
              </wp:positionV>
              <wp:extent cx="5715000" cy="3966359"/>
              <wp:effectExtent l="0" t="0" r="0" b="0"/>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966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27B8F" w14:textId="77777777" w:rsidR="00FB435C" w:rsidRPr="00FB435C" w:rsidRDefault="00FB435C" w:rsidP="00F57F36">
                          <w:pPr>
                            <w:spacing w:after="240"/>
                            <w:rPr>
                              <w:rFonts w:ascii="Arial" w:hAnsi="Arial" w:cs="Arial"/>
                              <w:b/>
                              <w:color w:val="4E8ABE"/>
                              <w:sz w:val="40"/>
                              <w:szCs w:val="40"/>
                            </w:rPr>
                          </w:pPr>
                          <w:r w:rsidRPr="00FB435C">
                            <w:rPr>
                              <w:rFonts w:ascii="Arial" w:hAnsi="Arial" w:cs="Arial"/>
                              <w:b/>
                              <w:color w:val="4E8ABE"/>
                              <w:sz w:val="40"/>
                              <w:szCs w:val="40"/>
                            </w:rPr>
                            <w:t>Strategic White Paper</w:t>
                          </w:r>
                        </w:p>
                        <w:p w14:paraId="411B01A7" w14:textId="4F599684" w:rsidR="00F11B89" w:rsidRDefault="006D6DCD" w:rsidP="00E14909">
                          <w:pPr>
                            <w:rPr>
                              <w:rFonts w:ascii="Arial" w:hAnsi="Arial" w:cs="Arial"/>
                              <w:b/>
                              <w:color w:val="363B74"/>
                              <w:sz w:val="40"/>
                              <w:szCs w:val="40"/>
                            </w:rPr>
                          </w:pPr>
                          <w:r>
                            <w:rPr>
                              <w:rFonts w:ascii="Arial" w:hAnsi="Arial" w:cs="Arial"/>
                              <w:b/>
                              <w:color w:val="363B74"/>
                              <w:sz w:val="40"/>
                              <w:szCs w:val="40"/>
                            </w:rPr>
                            <w:t>Zephyr</w:t>
                          </w:r>
                          <w:r w:rsidR="00396CD0">
                            <w:rPr>
                              <w:rFonts w:ascii="Arial" w:hAnsi="Arial" w:cs="Arial"/>
                              <w:b/>
                              <w:color w:val="363B74"/>
                              <w:sz w:val="40"/>
                              <w:szCs w:val="40"/>
                            </w:rPr>
                            <w:t>u</w:t>
                          </w:r>
                          <w:r>
                            <w:rPr>
                              <w:rFonts w:ascii="Arial" w:hAnsi="Arial" w:cs="Arial"/>
                              <w:b/>
                              <w:color w:val="363B74"/>
                              <w:sz w:val="40"/>
                              <w:szCs w:val="40"/>
                            </w:rPr>
                            <w:t>s</w:t>
                          </w:r>
                        </w:p>
                        <w:p w14:paraId="441B424D" w14:textId="77777777" w:rsidR="00473D57" w:rsidRDefault="00473D57" w:rsidP="00E14909">
                          <w:pPr>
                            <w:rPr>
                              <w:rFonts w:ascii="Arial" w:hAnsi="Arial" w:cs="Arial"/>
                              <w:b/>
                              <w:color w:val="363B74"/>
                              <w:sz w:val="40"/>
                              <w:szCs w:val="40"/>
                            </w:rPr>
                          </w:pPr>
                        </w:p>
                        <w:p w14:paraId="64CB6D9F" w14:textId="1D122453" w:rsidR="0092359B" w:rsidRPr="0092359B" w:rsidRDefault="0092359B" w:rsidP="00E14909">
                          <w:pPr>
                            <w:rPr>
                              <w:rFonts w:ascii="Arial" w:hAnsi="Arial" w:cs="Arial"/>
                              <w:i/>
                              <w:color w:val="548DD4" w:themeColor="text2" w:themeTint="99"/>
                              <w:sz w:val="40"/>
                              <w:szCs w:val="40"/>
                            </w:rPr>
                          </w:pPr>
                          <w:r w:rsidRPr="0092359B">
                            <w:rPr>
                              <w:rFonts w:ascii="Arial" w:hAnsi="Arial" w:cs="Arial"/>
                              <w:i/>
                              <w:color w:val="548DD4" w:themeColor="text2" w:themeTint="99"/>
                              <w:sz w:val="40"/>
                              <w:szCs w:val="40"/>
                            </w:rPr>
                            <w:t xml:space="preserve">An innovative </w:t>
                          </w:r>
                          <w:r w:rsidR="00473D57">
                            <w:rPr>
                              <w:rFonts w:ascii="Arial" w:hAnsi="Arial" w:cs="Arial"/>
                              <w:i/>
                              <w:color w:val="548DD4" w:themeColor="text2" w:themeTint="99"/>
                              <w:sz w:val="40"/>
                              <w:szCs w:val="40"/>
                            </w:rPr>
                            <w:t>cloud application provision</w:t>
                          </w:r>
                          <w:r w:rsidR="00AC6984">
                            <w:rPr>
                              <w:rFonts w:ascii="Arial" w:hAnsi="Arial" w:cs="Arial"/>
                              <w:i/>
                              <w:color w:val="548DD4" w:themeColor="text2" w:themeTint="99"/>
                              <w:sz w:val="40"/>
                              <w:szCs w:val="40"/>
                            </w:rPr>
                            <w:t>ing</w:t>
                          </w:r>
                          <w:r w:rsidR="00473D57">
                            <w:rPr>
                              <w:rFonts w:ascii="Arial" w:hAnsi="Arial" w:cs="Arial"/>
                              <w:i/>
                              <w:color w:val="548DD4" w:themeColor="text2" w:themeTint="99"/>
                              <w:sz w:val="40"/>
                              <w:szCs w:val="40"/>
                            </w:rPr>
                            <w:t xml:space="preserve"> tool that provides</w:t>
                          </w:r>
                          <w:r w:rsidRPr="0092359B">
                            <w:rPr>
                              <w:rFonts w:ascii="Arial" w:hAnsi="Arial" w:cs="Arial"/>
                              <w:i/>
                              <w:color w:val="548DD4" w:themeColor="text2" w:themeTint="99"/>
                              <w:sz w:val="40"/>
                              <w:szCs w:val="40"/>
                            </w:rPr>
                            <w:t xml:space="preserve"> </w:t>
                          </w:r>
                          <w:r w:rsidR="00473D57">
                            <w:rPr>
                              <w:rFonts w:ascii="Arial" w:hAnsi="Arial" w:cs="Arial"/>
                              <w:i/>
                              <w:color w:val="548DD4" w:themeColor="text2" w:themeTint="99"/>
                              <w:sz w:val="40"/>
                              <w:szCs w:val="40"/>
                            </w:rPr>
                            <w:t>advanced mission resource visibility, and up to 60% cost savings in the AWS C2S environment.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CB3CD8" id="_x0000_t202" coordsize="21600,21600" o:spt="202" path="m,l,21600r21600,l21600,xe">
              <v:stroke joinstyle="miter"/>
              <v:path gradientshapeok="t" o:connecttype="rect"/>
            </v:shapetype>
            <v:shape id="Text Box 8" o:spid="_x0000_s1027" type="#_x0000_t202" style="position:absolute;left:0;text-align:left;margin-left:-9.35pt;margin-top:56.55pt;width:450pt;height:31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" filled="f" stroked="f">
              <v:textbox>
                <w:txbxContent>
                  <w:p w14:paraId="55127B8F" w14:textId="77777777" w:rsidR="00FB435C" w:rsidRPr="00FB435C" w:rsidRDefault="00FB435C" w:rsidP="00F57F36">
                    <w:pPr>
                      <w:spacing w:after="240"/>
                      <w:rPr>
                        <w:rFonts w:ascii="Arial" w:hAnsi="Arial" w:cs="Arial"/>
                        <w:b/>
                        <w:color w:val="4E8ABE"/>
                        <w:sz w:val="40"/>
                        <w:szCs w:val="40"/>
                      </w:rPr>
                    </w:pPr>
                    <w:r w:rsidRPr="00FB435C">
                      <w:rPr>
                        <w:rFonts w:ascii="Arial" w:hAnsi="Arial" w:cs="Arial"/>
                        <w:b/>
                        <w:color w:val="4E8ABE"/>
                        <w:sz w:val="40"/>
                        <w:szCs w:val="40"/>
                      </w:rPr>
                      <w:t>Strategic White Paper</w:t>
                    </w:r>
                  </w:p>
                  <w:p w14:paraId="411B01A7" w14:textId="4F599684" w:rsidR="00F11B89" w:rsidRDefault="006D6DCD" w:rsidP="00E14909">
                    <w:pPr>
                      <w:rPr>
                        <w:rFonts w:ascii="Arial" w:hAnsi="Arial" w:cs="Arial"/>
                        <w:b/>
                        <w:color w:val="363B74"/>
                        <w:sz w:val="40"/>
                        <w:szCs w:val="40"/>
                      </w:rPr>
                    </w:pPr>
                    <w:r>
                      <w:rPr>
                        <w:rFonts w:ascii="Arial" w:hAnsi="Arial" w:cs="Arial"/>
                        <w:b/>
                        <w:color w:val="363B74"/>
                        <w:sz w:val="40"/>
                        <w:szCs w:val="40"/>
                      </w:rPr>
                      <w:t>Zephyr</w:t>
                    </w:r>
                    <w:r w:rsidR="00396CD0">
                      <w:rPr>
                        <w:rFonts w:ascii="Arial" w:hAnsi="Arial" w:cs="Arial"/>
                        <w:b/>
                        <w:color w:val="363B74"/>
                        <w:sz w:val="40"/>
                        <w:szCs w:val="40"/>
                      </w:rPr>
                      <w:t>u</w:t>
                    </w:r>
                    <w:r>
                      <w:rPr>
                        <w:rFonts w:ascii="Arial" w:hAnsi="Arial" w:cs="Arial"/>
                        <w:b/>
                        <w:color w:val="363B74"/>
                        <w:sz w:val="40"/>
                        <w:szCs w:val="40"/>
                      </w:rPr>
                      <w:t>s</w:t>
                    </w:r>
                  </w:p>
                  <w:p w14:paraId="441B424D" w14:textId="77777777" w:rsidR="00473D57" w:rsidRDefault="00473D57" w:rsidP="00E14909">
                    <w:pPr>
                      <w:rPr>
                        <w:rFonts w:ascii="Arial" w:hAnsi="Arial" w:cs="Arial"/>
                        <w:b/>
                        <w:color w:val="363B74"/>
                        <w:sz w:val="40"/>
                        <w:szCs w:val="40"/>
                      </w:rPr>
                    </w:pPr>
                  </w:p>
                  <w:p w14:paraId="64CB6D9F" w14:textId="1D122453" w:rsidR="0092359B" w:rsidRPr="0092359B" w:rsidRDefault="0092359B" w:rsidP="00E14909">
                    <w:pPr>
                      <w:rPr>
                        <w:rFonts w:ascii="Arial" w:hAnsi="Arial" w:cs="Arial"/>
                        <w:i/>
                        <w:color w:val="548DD4" w:themeColor="text2" w:themeTint="99"/>
                        <w:sz w:val="40"/>
                        <w:szCs w:val="40"/>
                      </w:rPr>
                    </w:pPr>
                    <w:r w:rsidRPr="0092359B">
                      <w:rPr>
                        <w:rFonts w:ascii="Arial" w:hAnsi="Arial" w:cs="Arial"/>
                        <w:i/>
                        <w:color w:val="548DD4" w:themeColor="text2" w:themeTint="99"/>
                        <w:sz w:val="40"/>
                        <w:szCs w:val="40"/>
                      </w:rPr>
                      <w:t xml:space="preserve">An innovative </w:t>
                    </w:r>
                    <w:r w:rsidR="00473D57">
                      <w:rPr>
                        <w:rFonts w:ascii="Arial" w:hAnsi="Arial" w:cs="Arial"/>
                        <w:i/>
                        <w:color w:val="548DD4" w:themeColor="text2" w:themeTint="99"/>
                        <w:sz w:val="40"/>
                        <w:szCs w:val="40"/>
                      </w:rPr>
                      <w:t>cloud application provision</w:t>
                    </w:r>
                    <w:r w:rsidR="00AC6984">
                      <w:rPr>
                        <w:rFonts w:ascii="Arial" w:hAnsi="Arial" w:cs="Arial"/>
                        <w:i/>
                        <w:color w:val="548DD4" w:themeColor="text2" w:themeTint="99"/>
                        <w:sz w:val="40"/>
                        <w:szCs w:val="40"/>
                      </w:rPr>
                      <w:t>ing</w:t>
                    </w:r>
                    <w:r w:rsidR="00473D57">
                      <w:rPr>
                        <w:rFonts w:ascii="Arial" w:hAnsi="Arial" w:cs="Arial"/>
                        <w:i/>
                        <w:color w:val="548DD4" w:themeColor="text2" w:themeTint="99"/>
                        <w:sz w:val="40"/>
                        <w:szCs w:val="40"/>
                      </w:rPr>
                      <w:t xml:space="preserve"> tool that provides</w:t>
                    </w:r>
                    <w:r w:rsidRPr="0092359B">
                      <w:rPr>
                        <w:rFonts w:ascii="Arial" w:hAnsi="Arial" w:cs="Arial"/>
                        <w:i/>
                        <w:color w:val="548DD4" w:themeColor="text2" w:themeTint="99"/>
                        <w:sz w:val="40"/>
                        <w:szCs w:val="40"/>
                      </w:rPr>
                      <w:t xml:space="preserve"> </w:t>
                    </w:r>
                    <w:r w:rsidR="00473D57">
                      <w:rPr>
                        <w:rFonts w:ascii="Arial" w:hAnsi="Arial" w:cs="Arial"/>
                        <w:i/>
                        <w:color w:val="548DD4" w:themeColor="text2" w:themeTint="99"/>
                        <w:sz w:val="40"/>
                        <w:szCs w:val="40"/>
                      </w:rPr>
                      <w:t>advanced mission resource visibility, and up to 60% cost savings in the AWS C2S environment.</w:t>
                    </w:r>
                  </w:p>
                </w:txbxContent>
              </v:textbox>
            </v:shape>
          </w:pict>
        </mc:Fallback>
      </mc:AlternateContent>
    </w:r>
    <w:r w:rsidR="00A83500">
      <w:rPr>
        <w:noProof/>
        <w:lang w:eastAsia="en-US"/>
      </w:rPr>
      <mc:AlternateContent>
        <mc:Choice Requires="wps">
          <w:drawing>
            <wp:anchor distT="0" distB="0" distL="114300" distR="114300" simplePos="0" relativeHeight="251654144" behindDoc="0" locked="0" layoutInCell="1" allowOverlap="1" wp14:anchorId="73E4B411" wp14:editId="2ECDCCC8">
              <wp:simplePos x="0" y="0"/>
              <wp:positionH relativeFrom="column">
                <wp:posOffset>-57150</wp:posOffset>
              </wp:positionH>
              <wp:positionV relativeFrom="paragraph">
                <wp:posOffset>554355</wp:posOffset>
              </wp:positionV>
              <wp:extent cx="6057900" cy="0"/>
              <wp:effectExtent l="9525" t="11430" r="9525" b="7620"/>
              <wp:wrapNone/>
              <wp:docPr id="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12700">
                        <a:solidFill>
                          <a:srgbClr val="4E8AB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F4695" id="Line 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3.65pt" to="472.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" strokecolor="#4e8abe"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D7BA9E06"/>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CA48CAB6"/>
    <w:lvl w:ilvl="0">
      <w:start w:val="1"/>
      <w:numFmt w:val="bullet"/>
      <w:pStyle w:val="ListBullet3"/>
      <w:lvlText w:val="o"/>
      <w:lvlJc w:val="left"/>
      <w:pPr>
        <w:ind w:left="1080" w:hanging="360"/>
      </w:pPr>
      <w:rPr>
        <w:rFonts w:ascii="Courier New" w:hAnsi="Courier New" w:cs="Courier New" w:hint="default"/>
      </w:rPr>
    </w:lvl>
  </w:abstractNum>
  <w:abstractNum w:abstractNumId="2" w15:restartNumberingAfterBreak="0">
    <w:nsid w:val="FFFFFF83"/>
    <w:multiLevelType w:val="singleLevel"/>
    <w:tmpl w:val="D930A002"/>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02D776F"/>
    <w:multiLevelType w:val="hybridMultilevel"/>
    <w:tmpl w:val="6EC4AFBE"/>
    <w:lvl w:ilvl="0" w:tplc="B89CEDC0">
      <w:start w:val="1"/>
      <w:numFmt w:val="bullet"/>
      <w:lvlText w:val="•"/>
      <w:lvlJc w:val="left"/>
      <w:pPr>
        <w:tabs>
          <w:tab w:val="num" w:pos="720"/>
        </w:tabs>
        <w:ind w:left="720" w:hanging="360"/>
      </w:pPr>
      <w:rPr>
        <w:rFonts w:ascii="Arial" w:hAnsi="Arial" w:hint="default"/>
      </w:rPr>
    </w:lvl>
    <w:lvl w:ilvl="1" w:tplc="963A933E">
      <w:start w:val="539"/>
      <w:numFmt w:val="bullet"/>
      <w:lvlText w:val="•"/>
      <w:lvlJc w:val="left"/>
      <w:pPr>
        <w:tabs>
          <w:tab w:val="num" w:pos="1440"/>
        </w:tabs>
        <w:ind w:left="1440" w:hanging="360"/>
      </w:pPr>
      <w:rPr>
        <w:rFonts w:ascii="Arial" w:hAnsi="Arial" w:hint="default"/>
      </w:rPr>
    </w:lvl>
    <w:lvl w:ilvl="2" w:tplc="4524D780">
      <w:start w:val="539"/>
      <w:numFmt w:val="bullet"/>
      <w:lvlText w:val="•"/>
      <w:lvlJc w:val="left"/>
      <w:pPr>
        <w:tabs>
          <w:tab w:val="num" w:pos="2160"/>
        </w:tabs>
        <w:ind w:left="2160" w:hanging="360"/>
      </w:pPr>
      <w:rPr>
        <w:rFonts w:ascii="Arial" w:hAnsi="Arial" w:hint="default"/>
      </w:rPr>
    </w:lvl>
    <w:lvl w:ilvl="3" w:tplc="E71CD11A" w:tentative="1">
      <w:start w:val="1"/>
      <w:numFmt w:val="bullet"/>
      <w:lvlText w:val="•"/>
      <w:lvlJc w:val="left"/>
      <w:pPr>
        <w:tabs>
          <w:tab w:val="num" w:pos="2880"/>
        </w:tabs>
        <w:ind w:left="2880" w:hanging="360"/>
      </w:pPr>
      <w:rPr>
        <w:rFonts w:ascii="Arial" w:hAnsi="Arial" w:hint="default"/>
      </w:rPr>
    </w:lvl>
    <w:lvl w:ilvl="4" w:tplc="8A9A96C4" w:tentative="1">
      <w:start w:val="1"/>
      <w:numFmt w:val="bullet"/>
      <w:lvlText w:val="•"/>
      <w:lvlJc w:val="left"/>
      <w:pPr>
        <w:tabs>
          <w:tab w:val="num" w:pos="3600"/>
        </w:tabs>
        <w:ind w:left="3600" w:hanging="360"/>
      </w:pPr>
      <w:rPr>
        <w:rFonts w:ascii="Arial" w:hAnsi="Arial" w:hint="default"/>
      </w:rPr>
    </w:lvl>
    <w:lvl w:ilvl="5" w:tplc="73CCBB4E" w:tentative="1">
      <w:start w:val="1"/>
      <w:numFmt w:val="bullet"/>
      <w:lvlText w:val="•"/>
      <w:lvlJc w:val="left"/>
      <w:pPr>
        <w:tabs>
          <w:tab w:val="num" w:pos="4320"/>
        </w:tabs>
        <w:ind w:left="4320" w:hanging="360"/>
      </w:pPr>
      <w:rPr>
        <w:rFonts w:ascii="Arial" w:hAnsi="Arial" w:hint="default"/>
      </w:rPr>
    </w:lvl>
    <w:lvl w:ilvl="6" w:tplc="16DC3F18" w:tentative="1">
      <w:start w:val="1"/>
      <w:numFmt w:val="bullet"/>
      <w:lvlText w:val="•"/>
      <w:lvlJc w:val="left"/>
      <w:pPr>
        <w:tabs>
          <w:tab w:val="num" w:pos="5040"/>
        </w:tabs>
        <w:ind w:left="5040" w:hanging="360"/>
      </w:pPr>
      <w:rPr>
        <w:rFonts w:ascii="Arial" w:hAnsi="Arial" w:hint="default"/>
      </w:rPr>
    </w:lvl>
    <w:lvl w:ilvl="7" w:tplc="D444BBFE" w:tentative="1">
      <w:start w:val="1"/>
      <w:numFmt w:val="bullet"/>
      <w:lvlText w:val="•"/>
      <w:lvlJc w:val="left"/>
      <w:pPr>
        <w:tabs>
          <w:tab w:val="num" w:pos="5760"/>
        </w:tabs>
        <w:ind w:left="5760" w:hanging="360"/>
      </w:pPr>
      <w:rPr>
        <w:rFonts w:ascii="Arial" w:hAnsi="Arial" w:hint="default"/>
      </w:rPr>
    </w:lvl>
    <w:lvl w:ilvl="8" w:tplc="9EB6218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727DD9"/>
    <w:multiLevelType w:val="hybridMultilevel"/>
    <w:tmpl w:val="9C5ADA08"/>
    <w:lvl w:ilvl="0" w:tplc="179C3B66">
      <w:start w:val="1"/>
      <w:numFmt w:val="bullet"/>
      <w:lvlText w:val="•"/>
      <w:lvlJc w:val="left"/>
      <w:pPr>
        <w:tabs>
          <w:tab w:val="num" w:pos="720"/>
        </w:tabs>
        <w:ind w:left="720" w:hanging="360"/>
      </w:pPr>
      <w:rPr>
        <w:rFonts w:ascii="Arial" w:hAnsi="Arial" w:hint="default"/>
      </w:rPr>
    </w:lvl>
    <w:lvl w:ilvl="1" w:tplc="2280DDB4" w:tentative="1">
      <w:start w:val="1"/>
      <w:numFmt w:val="bullet"/>
      <w:lvlText w:val="•"/>
      <w:lvlJc w:val="left"/>
      <w:pPr>
        <w:tabs>
          <w:tab w:val="num" w:pos="1440"/>
        </w:tabs>
        <w:ind w:left="1440" w:hanging="360"/>
      </w:pPr>
      <w:rPr>
        <w:rFonts w:ascii="Arial" w:hAnsi="Arial" w:hint="default"/>
      </w:rPr>
    </w:lvl>
    <w:lvl w:ilvl="2" w:tplc="CE60BB30" w:tentative="1">
      <w:start w:val="1"/>
      <w:numFmt w:val="bullet"/>
      <w:lvlText w:val="•"/>
      <w:lvlJc w:val="left"/>
      <w:pPr>
        <w:tabs>
          <w:tab w:val="num" w:pos="2160"/>
        </w:tabs>
        <w:ind w:left="2160" w:hanging="360"/>
      </w:pPr>
      <w:rPr>
        <w:rFonts w:ascii="Arial" w:hAnsi="Arial" w:hint="default"/>
      </w:rPr>
    </w:lvl>
    <w:lvl w:ilvl="3" w:tplc="AF4A1BFA" w:tentative="1">
      <w:start w:val="1"/>
      <w:numFmt w:val="bullet"/>
      <w:lvlText w:val="•"/>
      <w:lvlJc w:val="left"/>
      <w:pPr>
        <w:tabs>
          <w:tab w:val="num" w:pos="2880"/>
        </w:tabs>
        <w:ind w:left="2880" w:hanging="360"/>
      </w:pPr>
      <w:rPr>
        <w:rFonts w:ascii="Arial" w:hAnsi="Arial" w:hint="default"/>
      </w:rPr>
    </w:lvl>
    <w:lvl w:ilvl="4" w:tplc="BBB47F26" w:tentative="1">
      <w:start w:val="1"/>
      <w:numFmt w:val="bullet"/>
      <w:lvlText w:val="•"/>
      <w:lvlJc w:val="left"/>
      <w:pPr>
        <w:tabs>
          <w:tab w:val="num" w:pos="3600"/>
        </w:tabs>
        <w:ind w:left="3600" w:hanging="360"/>
      </w:pPr>
      <w:rPr>
        <w:rFonts w:ascii="Arial" w:hAnsi="Arial" w:hint="default"/>
      </w:rPr>
    </w:lvl>
    <w:lvl w:ilvl="5" w:tplc="5A84DADA" w:tentative="1">
      <w:start w:val="1"/>
      <w:numFmt w:val="bullet"/>
      <w:lvlText w:val="•"/>
      <w:lvlJc w:val="left"/>
      <w:pPr>
        <w:tabs>
          <w:tab w:val="num" w:pos="4320"/>
        </w:tabs>
        <w:ind w:left="4320" w:hanging="360"/>
      </w:pPr>
      <w:rPr>
        <w:rFonts w:ascii="Arial" w:hAnsi="Arial" w:hint="default"/>
      </w:rPr>
    </w:lvl>
    <w:lvl w:ilvl="6" w:tplc="6A328EEA" w:tentative="1">
      <w:start w:val="1"/>
      <w:numFmt w:val="bullet"/>
      <w:lvlText w:val="•"/>
      <w:lvlJc w:val="left"/>
      <w:pPr>
        <w:tabs>
          <w:tab w:val="num" w:pos="5040"/>
        </w:tabs>
        <w:ind w:left="5040" w:hanging="360"/>
      </w:pPr>
      <w:rPr>
        <w:rFonts w:ascii="Arial" w:hAnsi="Arial" w:hint="default"/>
      </w:rPr>
    </w:lvl>
    <w:lvl w:ilvl="7" w:tplc="5002B238" w:tentative="1">
      <w:start w:val="1"/>
      <w:numFmt w:val="bullet"/>
      <w:lvlText w:val="•"/>
      <w:lvlJc w:val="left"/>
      <w:pPr>
        <w:tabs>
          <w:tab w:val="num" w:pos="5760"/>
        </w:tabs>
        <w:ind w:left="5760" w:hanging="360"/>
      </w:pPr>
      <w:rPr>
        <w:rFonts w:ascii="Arial" w:hAnsi="Arial" w:hint="default"/>
      </w:rPr>
    </w:lvl>
    <w:lvl w:ilvl="8" w:tplc="BCC66F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75D1FAF"/>
    <w:multiLevelType w:val="hybridMultilevel"/>
    <w:tmpl w:val="53AC6B42"/>
    <w:lvl w:ilvl="0" w:tplc="6E44BDAC">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4053D7"/>
    <w:multiLevelType w:val="hybridMultilevel"/>
    <w:tmpl w:val="2DC8B720"/>
    <w:lvl w:ilvl="0" w:tplc="B650B952">
      <w:start w:val="1"/>
      <w:numFmt w:val="bullet"/>
      <w:lvlText w:val="•"/>
      <w:lvlJc w:val="left"/>
      <w:pPr>
        <w:tabs>
          <w:tab w:val="num" w:pos="720"/>
        </w:tabs>
        <w:ind w:left="720" w:hanging="360"/>
      </w:pPr>
      <w:rPr>
        <w:rFonts w:ascii="Arial" w:hAnsi="Arial" w:hint="default"/>
      </w:rPr>
    </w:lvl>
    <w:lvl w:ilvl="1" w:tplc="1B2CDDB4" w:tentative="1">
      <w:start w:val="1"/>
      <w:numFmt w:val="bullet"/>
      <w:lvlText w:val="•"/>
      <w:lvlJc w:val="left"/>
      <w:pPr>
        <w:tabs>
          <w:tab w:val="num" w:pos="1440"/>
        </w:tabs>
        <w:ind w:left="1440" w:hanging="360"/>
      </w:pPr>
      <w:rPr>
        <w:rFonts w:ascii="Arial" w:hAnsi="Arial" w:hint="default"/>
      </w:rPr>
    </w:lvl>
    <w:lvl w:ilvl="2" w:tplc="EFAAF3FC">
      <w:start w:val="1"/>
      <w:numFmt w:val="bullet"/>
      <w:lvlText w:val="•"/>
      <w:lvlJc w:val="left"/>
      <w:pPr>
        <w:tabs>
          <w:tab w:val="num" w:pos="2160"/>
        </w:tabs>
        <w:ind w:left="2160" w:hanging="360"/>
      </w:pPr>
      <w:rPr>
        <w:rFonts w:ascii="Arial" w:hAnsi="Arial" w:hint="default"/>
      </w:rPr>
    </w:lvl>
    <w:lvl w:ilvl="3" w:tplc="BC30209E" w:tentative="1">
      <w:start w:val="1"/>
      <w:numFmt w:val="bullet"/>
      <w:lvlText w:val="•"/>
      <w:lvlJc w:val="left"/>
      <w:pPr>
        <w:tabs>
          <w:tab w:val="num" w:pos="2880"/>
        </w:tabs>
        <w:ind w:left="2880" w:hanging="360"/>
      </w:pPr>
      <w:rPr>
        <w:rFonts w:ascii="Arial" w:hAnsi="Arial" w:hint="default"/>
      </w:rPr>
    </w:lvl>
    <w:lvl w:ilvl="4" w:tplc="A98035E0" w:tentative="1">
      <w:start w:val="1"/>
      <w:numFmt w:val="bullet"/>
      <w:lvlText w:val="•"/>
      <w:lvlJc w:val="left"/>
      <w:pPr>
        <w:tabs>
          <w:tab w:val="num" w:pos="3600"/>
        </w:tabs>
        <w:ind w:left="3600" w:hanging="360"/>
      </w:pPr>
      <w:rPr>
        <w:rFonts w:ascii="Arial" w:hAnsi="Arial" w:hint="default"/>
      </w:rPr>
    </w:lvl>
    <w:lvl w:ilvl="5" w:tplc="338277AC" w:tentative="1">
      <w:start w:val="1"/>
      <w:numFmt w:val="bullet"/>
      <w:lvlText w:val="•"/>
      <w:lvlJc w:val="left"/>
      <w:pPr>
        <w:tabs>
          <w:tab w:val="num" w:pos="4320"/>
        </w:tabs>
        <w:ind w:left="4320" w:hanging="360"/>
      </w:pPr>
      <w:rPr>
        <w:rFonts w:ascii="Arial" w:hAnsi="Arial" w:hint="default"/>
      </w:rPr>
    </w:lvl>
    <w:lvl w:ilvl="6" w:tplc="737863C4" w:tentative="1">
      <w:start w:val="1"/>
      <w:numFmt w:val="bullet"/>
      <w:lvlText w:val="•"/>
      <w:lvlJc w:val="left"/>
      <w:pPr>
        <w:tabs>
          <w:tab w:val="num" w:pos="5040"/>
        </w:tabs>
        <w:ind w:left="5040" w:hanging="360"/>
      </w:pPr>
      <w:rPr>
        <w:rFonts w:ascii="Arial" w:hAnsi="Arial" w:hint="default"/>
      </w:rPr>
    </w:lvl>
    <w:lvl w:ilvl="7" w:tplc="B86C9212" w:tentative="1">
      <w:start w:val="1"/>
      <w:numFmt w:val="bullet"/>
      <w:lvlText w:val="•"/>
      <w:lvlJc w:val="left"/>
      <w:pPr>
        <w:tabs>
          <w:tab w:val="num" w:pos="5760"/>
        </w:tabs>
        <w:ind w:left="5760" w:hanging="360"/>
      </w:pPr>
      <w:rPr>
        <w:rFonts w:ascii="Arial" w:hAnsi="Arial" w:hint="default"/>
      </w:rPr>
    </w:lvl>
    <w:lvl w:ilvl="8" w:tplc="369EC9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CED444F"/>
    <w:multiLevelType w:val="hybridMultilevel"/>
    <w:tmpl w:val="D4F0A676"/>
    <w:lvl w:ilvl="0" w:tplc="807A48B6">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B153B2"/>
    <w:multiLevelType w:val="multilevel"/>
    <w:tmpl w:val="5ACC9F92"/>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5E2C1349"/>
    <w:multiLevelType w:val="multilevel"/>
    <w:tmpl w:val="92541D26"/>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DDC5A5B"/>
    <w:multiLevelType w:val="hybridMultilevel"/>
    <w:tmpl w:val="103E8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750B22"/>
    <w:multiLevelType w:val="hybridMultilevel"/>
    <w:tmpl w:val="A38CB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9"/>
  </w:num>
  <w:num w:numId="4">
    <w:abstractNumId w:val="2"/>
  </w:num>
  <w:num w:numId="5">
    <w:abstractNumId w:val="1"/>
  </w:num>
  <w:num w:numId="6">
    <w:abstractNumId w:val="0"/>
  </w:num>
  <w:num w:numId="7">
    <w:abstractNumId w:val="11"/>
  </w:num>
  <w:num w:numId="8">
    <w:abstractNumId w:val="9"/>
  </w:num>
  <w:num w:numId="9">
    <w:abstractNumId w:val="9"/>
  </w:num>
  <w:num w:numId="10">
    <w:abstractNumId w:val="9"/>
  </w:num>
  <w:num w:numId="11">
    <w:abstractNumId w:val="1"/>
  </w:num>
  <w:num w:numId="12">
    <w:abstractNumId w:val="4"/>
  </w:num>
  <w:num w:numId="13">
    <w:abstractNumId w:val="3"/>
  </w:num>
  <w:num w:numId="14">
    <w:abstractNumId w:val="6"/>
  </w:num>
  <w:num w:numId="15">
    <w:abstractNumId w:val="10"/>
  </w:num>
  <w:num w:numId="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nteaume, Oscar [Axios]">
    <w15:presenceInfo w15:providerId="AD" w15:userId="S-1-5-21-590509317-698172543-719221401-10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B89"/>
    <w:rsid w:val="00001DB4"/>
    <w:rsid w:val="00004654"/>
    <w:rsid w:val="00004B08"/>
    <w:rsid w:val="0002026B"/>
    <w:rsid w:val="00021087"/>
    <w:rsid w:val="000240A7"/>
    <w:rsid w:val="000241BC"/>
    <w:rsid w:val="00032C26"/>
    <w:rsid w:val="00034781"/>
    <w:rsid w:val="00035951"/>
    <w:rsid w:val="0004182D"/>
    <w:rsid w:val="000424BC"/>
    <w:rsid w:val="0004591E"/>
    <w:rsid w:val="00067E12"/>
    <w:rsid w:val="00072AC3"/>
    <w:rsid w:val="00093CEE"/>
    <w:rsid w:val="000B255D"/>
    <w:rsid w:val="000B3A14"/>
    <w:rsid w:val="000B46E3"/>
    <w:rsid w:val="000C379E"/>
    <w:rsid w:val="000C5A4E"/>
    <w:rsid w:val="000D120D"/>
    <w:rsid w:val="000D3C52"/>
    <w:rsid w:val="000E68C5"/>
    <w:rsid w:val="000F0B15"/>
    <w:rsid w:val="000F53E4"/>
    <w:rsid w:val="000F5F0F"/>
    <w:rsid w:val="000F7AE2"/>
    <w:rsid w:val="00100E28"/>
    <w:rsid w:val="001115C3"/>
    <w:rsid w:val="0011176E"/>
    <w:rsid w:val="00111B7A"/>
    <w:rsid w:val="00114766"/>
    <w:rsid w:val="00122552"/>
    <w:rsid w:val="00135A2B"/>
    <w:rsid w:val="00135A70"/>
    <w:rsid w:val="001378A7"/>
    <w:rsid w:val="00144C31"/>
    <w:rsid w:val="0015040A"/>
    <w:rsid w:val="00156F35"/>
    <w:rsid w:val="0016477E"/>
    <w:rsid w:val="001657F2"/>
    <w:rsid w:val="0016649D"/>
    <w:rsid w:val="00173E93"/>
    <w:rsid w:val="00181049"/>
    <w:rsid w:val="001861FA"/>
    <w:rsid w:val="00196246"/>
    <w:rsid w:val="001C0926"/>
    <w:rsid w:val="001C2306"/>
    <w:rsid w:val="001C3E22"/>
    <w:rsid w:val="001D32FE"/>
    <w:rsid w:val="001E0927"/>
    <w:rsid w:val="001E5D1C"/>
    <w:rsid w:val="001F09E8"/>
    <w:rsid w:val="001F2B49"/>
    <w:rsid w:val="001F5AC3"/>
    <w:rsid w:val="0020118C"/>
    <w:rsid w:val="00202AC8"/>
    <w:rsid w:val="00202F22"/>
    <w:rsid w:val="002052AA"/>
    <w:rsid w:val="00205A58"/>
    <w:rsid w:val="00206F29"/>
    <w:rsid w:val="002114A1"/>
    <w:rsid w:val="00216263"/>
    <w:rsid w:val="00222180"/>
    <w:rsid w:val="0022451F"/>
    <w:rsid w:val="00230978"/>
    <w:rsid w:val="0023403C"/>
    <w:rsid w:val="002375E7"/>
    <w:rsid w:val="00237BB6"/>
    <w:rsid w:val="0025411E"/>
    <w:rsid w:val="00256504"/>
    <w:rsid w:val="002656A1"/>
    <w:rsid w:val="00271EE5"/>
    <w:rsid w:val="00273302"/>
    <w:rsid w:val="0027420E"/>
    <w:rsid w:val="00274BB1"/>
    <w:rsid w:val="00276209"/>
    <w:rsid w:val="00280153"/>
    <w:rsid w:val="00280741"/>
    <w:rsid w:val="002850C4"/>
    <w:rsid w:val="00291048"/>
    <w:rsid w:val="002922CD"/>
    <w:rsid w:val="00292384"/>
    <w:rsid w:val="00294295"/>
    <w:rsid w:val="002B34ED"/>
    <w:rsid w:val="002B5379"/>
    <w:rsid w:val="002C1B1E"/>
    <w:rsid w:val="002D0125"/>
    <w:rsid w:val="002E3963"/>
    <w:rsid w:val="002E743E"/>
    <w:rsid w:val="002E7B21"/>
    <w:rsid w:val="002F4281"/>
    <w:rsid w:val="002F63E6"/>
    <w:rsid w:val="00317191"/>
    <w:rsid w:val="003174E8"/>
    <w:rsid w:val="003202C5"/>
    <w:rsid w:val="003226CE"/>
    <w:rsid w:val="0032591F"/>
    <w:rsid w:val="00327159"/>
    <w:rsid w:val="003370F3"/>
    <w:rsid w:val="00340322"/>
    <w:rsid w:val="00342FF0"/>
    <w:rsid w:val="003539CF"/>
    <w:rsid w:val="00355958"/>
    <w:rsid w:val="003571E9"/>
    <w:rsid w:val="00365D4C"/>
    <w:rsid w:val="0037391D"/>
    <w:rsid w:val="00381E09"/>
    <w:rsid w:val="0039353F"/>
    <w:rsid w:val="00393E22"/>
    <w:rsid w:val="00396CD0"/>
    <w:rsid w:val="003A1D39"/>
    <w:rsid w:val="003A3443"/>
    <w:rsid w:val="003A4392"/>
    <w:rsid w:val="003A4ECC"/>
    <w:rsid w:val="003A6121"/>
    <w:rsid w:val="003B7127"/>
    <w:rsid w:val="003C023B"/>
    <w:rsid w:val="003C3DEC"/>
    <w:rsid w:val="003C464E"/>
    <w:rsid w:val="003C58CF"/>
    <w:rsid w:val="003D1C6E"/>
    <w:rsid w:val="003D3284"/>
    <w:rsid w:val="003E0363"/>
    <w:rsid w:val="003E2F49"/>
    <w:rsid w:val="003E4BF2"/>
    <w:rsid w:val="00406AB0"/>
    <w:rsid w:val="0041401D"/>
    <w:rsid w:val="00414B81"/>
    <w:rsid w:val="00426F0E"/>
    <w:rsid w:val="00427594"/>
    <w:rsid w:val="00442977"/>
    <w:rsid w:val="00456322"/>
    <w:rsid w:val="0046487A"/>
    <w:rsid w:val="00466829"/>
    <w:rsid w:val="00466E0F"/>
    <w:rsid w:val="004717AC"/>
    <w:rsid w:val="00473D57"/>
    <w:rsid w:val="004776F5"/>
    <w:rsid w:val="004817B7"/>
    <w:rsid w:val="00483458"/>
    <w:rsid w:val="004837DB"/>
    <w:rsid w:val="0049257D"/>
    <w:rsid w:val="00496FF4"/>
    <w:rsid w:val="004A4BA9"/>
    <w:rsid w:val="004B0EF4"/>
    <w:rsid w:val="004C2068"/>
    <w:rsid w:val="004C51C7"/>
    <w:rsid w:val="004D0D6B"/>
    <w:rsid w:val="004D124E"/>
    <w:rsid w:val="004D6284"/>
    <w:rsid w:val="004E6825"/>
    <w:rsid w:val="004F6F8F"/>
    <w:rsid w:val="00501932"/>
    <w:rsid w:val="005143D6"/>
    <w:rsid w:val="00515269"/>
    <w:rsid w:val="0052318D"/>
    <w:rsid w:val="00551438"/>
    <w:rsid w:val="0055284A"/>
    <w:rsid w:val="00553981"/>
    <w:rsid w:val="00557360"/>
    <w:rsid w:val="00562DAC"/>
    <w:rsid w:val="0057476B"/>
    <w:rsid w:val="0058403D"/>
    <w:rsid w:val="005900DD"/>
    <w:rsid w:val="005935AF"/>
    <w:rsid w:val="00593AEF"/>
    <w:rsid w:val="0059479F"/>
    <w:rsid w:val="00594C60"/>
    <w:rsid w:val="005B3EE9"/>
    <w:rsid w:val="005B5AC9"/>
    <w:rsid w:val="005B6565"/>
    <w:rsid w:val="005B7541"/>
    <w:rsid w:val="005B7E6D"/>
    <w:rsid w:val="005C1C01"/>
    <w:rsid w:val="005C20B0"/>
    <w:rsid w:val="005D2873"/>
    <w:rsid w:val="005D3CFA"/>
    <w:rsid w:val="005D4579"/>
    <w:rsid w:val="005D4F29"/>
    <w:rsid w:val="005E33D0"/>
    <w:rsid w:val="005E4CA6"/>
    <w:rsid w:val="005E7551"/>
    <w:rsid w:val="005F0753"/>
    <w:rsid w:val="005F3CD7"/>
    <w:rsid w:val="005F4E1A"/>
    <w:rsid w:val="005F669C"/>
    <w:rsid w:val="00600653"/>
    <w:rsid w:val="0060544B"/>
    <w:rsid w:val="00613633"/>
    <w:rsid w:val="00615675"/>
    <w:rsid w:val="00627F44"/>
    <w:rsid w:val="00630110"/>
    <w:rsid w:val="00643B51"/>
    <w:rsid w:val="00644AAA"/>
    <w:rsid w:val="0064787E"/>
    <w:rsid w:val="00661259"/>
    <w:rsid w:val="006661AD"/>
    <w:rsid w:val="00667D29"/>
    <w:rsid w:val="00682EAA"/>
    <w:rsid w:val="00683DCD"/>
    <w:rsid w:val="00684B9B"/>
    <w:rsid w:val="006879D6"/>
    <w:rsid w:val="006A261C"/>
    <w:rsid w:val="006A75CF"/>
    <w:rsid w:val="006A7A66"/>
    <w:rsid w:val="006C0CA8"/>
    <w:rsid w:val="006D2406"/>
    <w:rsid w:val="006D6BDB"/>
    <w:rsid w:val="006D6DCD"/>
    <w:rsid w:val="006E1522"/>
    <w:rsid w:val="00705A8C"/>
    <w:rsid w:val="007063A9"/>
    <w:rsid w:val="007069A5"/>
    <w:rsid w:val="0071456F"/>
    <w:rsid w:val="007153A5"/>
    <w:rsid w:val="00723D49"/>
    <w:rsid w:val="00726D19"/>
    <w:rsid w:val="0073437C"/>
    <w:rsid w:val="00734B7A"/>
    <w:rsid w:val="007423DB"/>
    <w:rsid w:val="00744102"/>
    <w:rsid w:val="00753A1B"/>
    <w:rsid w:val="00753AB2"/>
    <w:rsid w:val="00777D7F"/>
    <w:rsid w:val="0079234A"/>
    <w:rsid w:val="00792561"/>
    <w:rsid w:val="00794B21"/>
    <w:rsid w:val="007B2BD5"/>
    <w:rsid w:val="007C0418"/>
    <w:rsid w:val="007C4C3D"/>
    <w:rsid w:val="007C5CD2"/>
    <w:rsid w:val="007C7385"/>
    <w:rsid w:val="007D10FA"/>
    <w:rsid w:val="007E066D"/>
    <w:rsid w:val="007E0987"/>
    <w:rsid w:val="007E54A9"/>
    <w:rsid w:val="007E5966"/>
    <w:rsid w:val="007E756D"/>
    <w:rsid w:val="00802ED0"/>
    <w:rsid w:val="00803405"/>
    <w:rsid w:val="00805A6D"/>
    <w:rsid w:val="00812F2C"/>
    <w:rsid w:val="008135C9"/>
    <w:rsid w:val="00823AFE"/>
    <w:rsid w:val="00825A56"/>
    <w:rsid w:val="008331E0"/>
    <w:rsid w:val="00837B20"/>
    <w:rsid w:val="0084570A"/>
    <w:rsid w:val="00856674"/>
    <w:rsid w:val="0086586F"/>
    <w:rsid w:val="00865879"/>
    <w:rsid w:val="008701BB"/>
    <w:rsid w:val="00874453"/>
    <w:rsid w:val="00875A90"/>
    <w:rsid w:val="00877446"/>
    <w:rsid w:val="008808EC"/>
    <w:rsid w:val="0088151A"/>
    <w:rsid w:val="00887150"/>
    <w:rsid w:val="008948BC"/>
    <w:rsid w:val="00895744"/>
    <w:rsid w:val="00896865"/>
    <w:rsid w:val="008A2197"/>
    <w:rsid w:val="008A264C"/>
    <w:rsid w:val="008A288E"/>
    <w:rsid w:val="008A4313"/>
    <w:rsid w:val="008B73A0"/>
    <w:rsid w:val="008B77EC"/>
    <w:rsid w:val="008E5C39"/>
    <w:rsid w:val="008E5D20"/>
    <w:rsid w:val="008E66D7"/>
    <w:rsid w:val="008F52F2"/>
    <w:rsid w:val="008F68D1"/>
    <w:rsid w:val="00914FFC"/>
    <w:rsid w:val="00920C1E"/>
    <w:rsid w:val="0092359B"/>
    <w:rsid w:val="00930604"/>
    <w:rsid w:val="0093321A"/>
    <w:rsid w:val="009363DB"/>
    <w:rsid w:val="00936E4B"/>
    <w:rsid w:val="0093790F"/>
    <w:rsid w:val="00942DD6"/>
    <w:rsid w:val="00942F50"/>
    <w:rsid w:val="009500E7"/>
    <w:rsid w:val="009502F9"/>
    <w:rsid w:val="009506A8"/>
    <w:rsid w:val="00951B67"/>
    <w:rsid w:val="00952B2F"/>
    <w:rsid w:val="0095367D"/>
    <w:rsid w:val="009606D7"/>
    <w:rsid w:val="00962DF1"/>
    <w:rsid w:val="00963EF2"/>
    <w:rsid w:val="009644D7"/>
    <w:rsid w:val="009714BE"/>
    <w:rsid w:val="0097175A"/>
    <w:rsid w:val="00971906"/>
    <w:rsid w:val="0097295A"/>
    <w:rsid w:val="0097308B"/>
    <w:rsid w:val="00977057"/>
    <w:rsid w:val="009824A2"/>
    <w:rsid w:val="00985A2B"/>
    <w:rsid w:val="00992B17"/>
    <w:rsid w:val="00997034"/>
    <w:rsid w:val="00997DCF"/>
    <w:rsid w:val="009A6BAE"/>
    <w:rsid w:val="009B3BD6"/>
    <w:rsid w:val="009B432A"/>
    <w:rsid w:val="009B4576"/>
    <w:rsid w:val="009B7923"/>
    <w:rsid w:val="009C39E4"/>
    <w:rsid w:val="009C5AF7"/>
    <w:rsid w:val="009C6056"/>
    <w:rsid w:val="009C65B3"/>
    <w:rsid w:val="009D05B8"/>
    <w:rsid w:val="009D0D14"/>
    <w:rsid w:val="009E5085"/>
    <w:rsid w:val="009E7B62"/>
    <w:rsid w:val="009F171E"/>
    <w:rsid w:val="009F5279"/>
    <w:rsid w:val="00A01C5A"/>
    <w:rsid w:val="00A04224"/>
    <w:rsid w:val="00A05B09"/>
    <w:rsid w:val="00A05BFA"/>
    <w:rsid w:val="00A14378"/>
    <w:rsid w:val="00A17AE3"/>
    <w:rsid w:val="00A21FBF"/>
    <w:rsid w:val="00A307E8"/>
    <w:rsid w:val="00A35391"/>
    <w:rsid w:val="00A42174"/>
    <w:rsid w:val="00A44CB6"/>
    <w:rsid w:val="00A4747B"/>
    <w:rsid w:val="00A579EC"/>
    <w:rsid w:val="00A60AEB"/>
    <w:rsid w:val="00A63926"/>
    <w:rsid w:val="00A70268"/>
    <w:rsid w:val="00A711BA"/>
    <w:rsid w:val="00A82928"/>
    <w:rsid w:val="00A82D4B"/>
    <w:rsid w:val="00A83500"/>
    <w:rsid w:val="00A8470D"/>
    <w:rsid w:val="00A95CA7"/>
    <w:rsid w:val="00A96497"/>
    <w:rsid w:val="00AA6459"/>
    <w:rsid w:val="00AA6755"/>
    <w:rsid w:val="00AA6D4F"/>
    <w:rsid w:val="00AB3069"/>
    <w:rsid w:val="00AB320C"/>
    <w:rsid w:val="00AC074F"/>
    <w:rsid w:val="00AC6984"/>
    <w:rsid w:val="00AD0405"/>
    <w:rsid w:val="00AD10B6"/>
    <w:rsid w:val="00AD1EBB"/>
    <w:rsid w:val="00AE00D5"/>
    <w:rsid w:val="00AE05FF"/>
    <w:rsid w:val="00AE24CF"/>
    <w:rsid w:val="00AF3FD6"/>
    <w:rsid w:val="00B0243F"/>
    <w:rsid w:val="00B03EF8"/>
    <w:rsid w:val="00B061BD"/>
    <w:rsid w:val="00B0682E"/>
    <w:rsid w:val="00B11282"/>
    <w:rsid w:val="00B2135B"/>
    <w:rsid w:val="00B33D23"/>
    <w:rsid w:val="00B37A95"/>
    <w:rsid w:val="00B407D3"/>
    <w:rsid w:val="00B465E2"/>
    <w:rsid w:val="00B4697C"/>
    <w:rsid w:val="00B600F1"/>
    <w:rsid w:val="00B844CB"/>
    <w:rsid w:val="00B9148F"/>
    <w:rsid w:val="00B95271"/>
    <w:rsid w:val="00B96CF8"/>
    <w:rsid w:val="00BA252C"/>
    <w:rsid w:val="00BB6263"/>
    <w:rsid w:val="00BB7523"/>
    <w:rsid w:val="00BC7E90"/>
    <w:rsid w:val="00BD0438"/>
    <w:rsid w:val="00BD3DF6"/>
    <w:rsid w:val="00BD51B4"/>
    <w:rsid w:val="00BD7C1C"/>
    <w:rsid w:val="00BE060F"/>
    <w:rsid w:val="00BF01DA"/>
    <w:rsid w:val="00BF56A8"/>
    <w:rsid w:val="00C01AAE"/>
    <w:rsid w:val="00C057F2"/>
    <w:rsid w:val="00C2374B"/>
    <w:rsid w:val="00C33A3F"/>
    <w:rsid w:val="00C34960"/>
    <w:rsid w:val="00C35FAB"/>
    <w:rsid w:val="00C47EE3"/>
    <w:rsid w:val="00C5095F"/>
    <w:rsid w:val="00C60899"/>
    <w:rsid w:val="00C609EE"/>
    <w:rsid w:val="00C92724"/>
    <w:rsid w:val="00C97625"/>
    <w:rsid w:val="00CB2DA7"/>
    <w:rsid w:val="00CB5668"/>
    <w:rsid w:val="00CC0829"/>
    <w:rsid w:val="00CD0AF1"/>
    <w:rsid w:val="00CD1200"/>
    <w:rsid w:val="00CE09F2"/>
    <w:rsid w:val="00CE3A1E"/>
    <w:rsid w:val="00CE4808"/>
    <w:rsid w:val="00CE525B"/>
    <w:rsid w:val="00CE75CD"/>
    <w:rsid w:val="00CF2248"/>
    <w:rsid w:val="00CF4146"/>
    <w:rsid w:val="00D0391F"/>
    <w:rsid w:val="00D03A0E"/>
    <w:rsid w:val="00D05A49"/>
    <w:rsid w:val="00D13CD8"/>
    <w:rsid w:val="00D13DBB"/>
    <w:rsid w:val="00D24466"/>
    <w:rsid w:val="00D2574D"/>
    <w:rsid w:val="00D325F2"/>
    <w:rsid w:val="00D34B64"/>
    <w:rsid w:val="00D364C8"/>
    <w:rsid w:val="00D40F73"/>
    <w:rsid w:val="00D43418"/>
    <w:rsid w:val="00D43AE2"/>
    <w:rsid w:val="00D54B0B"/>
    <w:rsid w:val="00D66652"/>
    <w:rsid w:val="00D67D9F"/>
    <w:rsid w:val="00D71253"/>
    <w:rsid w:val="00D739D1"/>
    <w:rsid w:val="00D7423F"/>
    <w:rsid w:val="00D75F3F"/>
    <w:rsid w:val="00D7635B"/>
    <w:rsid w:val="00D82A45"/>
    <w:rsid w:val="00D90709"/>
    <w:rsid w:val="00D947B8"/>
    <w:rsid w:val="00D952F7"/>
    <w:rsid w:val="00DB0400"/>
    <w:rsid w:val="00DB156A"/>
    <w:rsid w:val="00DB45A0"/>
    <w:rsid w:val="00DC054D"/>
    <w:rsid w:val="00DC1618"/>
    <w:rsid w:val="00DF0636"/>
    <w:rsid w:val="00DF2235"/>
    <w:rsid w:val="00DF7B2D"/>
    <w:rsid w:val="00E03911"/>
    <w:rsid w:val="00E05FC5"/>
    <w:rsid w:val="00E06D47"/>
    <w:rsid w:val="00E1278E"/>
    <w:rsid w:val="00E127F0"/>
    <w:rsid w:val="00E14909"/>
    <w:rsid w:val="00E257C0"/>
    <w:rsid w:val="00E3394D"/>
    <w:rsid w:val="00E425C8"/>
    <w:rsid w:val="00E464EF"/>
    <w:rsid w:val="00E6538D"/>
    <w:rsid w:val="00E6729D"/>
    <w:rsid w:val="00E739F5"/>
    <w:rsid w:val="00E7457D"/>
    <w:rsid w:val="00E85AED"/>
    <w:rsid w:val="00E955DB"/>
    <w:rsid w:val="00E9626B"/>
    <w:rsid w:val="00E979E9"/>
    <w:rsid w:val="00EA1577"/>
    <w:rsid w:val="00EA5064"/>
    <w:rsid w:val="00EA6B9B"/>
    <w:rsid w:val="00EB27E3"/>
    <w:rsid w:val="00EB4B17"/>
    <w:rsid w:val="00EB6066"/>
    <w:rsid w:val="00EC0033"/>
    <w:rsid w:val="00EC18AC"/>
    <w:rsid w:val="00EC5C08"/>
    <w:rsid w:val="00ED2FBA"/>
    <w:rsid w:val="00ED431B"/>
    <w:rsid w:val="00ED7AEA"/>
    <w:rsid w:val="00EE045B"/>
    <w:rsid w:val="00EE20A6"/>
    <w:rsid w:val="00EE4EA7"/>
    <w:rsid w:val="00EE7853"/>
    <w:rsid w:val="00EF5EF7"/>
    <w:rsid w:val="00EF699D"/>
    <w:rsid w:val="00EF74C4"/>
    <w:rsid w:val="00F11B89"/>
    <w:rsid w:val="00F14B73"/>
    <w:rsid w:val="00F24018"/>
    <w:rsid w:val="00F31E1D"/>
    <w:rsid w:val="00F3388A"/>
    <w:rsid w:val="00F467AA"/>
    <w:rsid w:val="00F54EC3"/>
    <w:rsid w:val="00F57F36"/>
    <w:rsid w:val="00F62172"/>
    <w:rsid w:val="00F76782"/>
    <w:rsid w:val="00F92D83"/>
    <w:rsid w:val="00F95496"/>
    <w:rsid w:val="00F955F6"/>
    <w:rsid w:val="00FA0888"/>
    <w:rsid w:val="00FA1FAA"/>
    <w:rsid w:val="00FA3028"/>
    <w:rsid w:val="00FB435C"/>
    <w:rsid w:val="00FC54A3"/>
    <w:rsid w:val="00FD0A98"/>
    <w:rsid w:val="00FD6FE5"/>
    <w:rsid w:val="00FD7F78"/>
    <w:rsid w:val="00FE0011"/>
    <w:rsid w:val="00FF0FEC"/>
    <w:rsid w:val="00FF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0A6A06"/>
  <w15:docId w15:val="{34DA14C2-B235-4F80-8689-796857F5E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ja-JP"/>
    </w:rPr>
  </w:style>
  <w:style w:type="paragraph" w:styleId="Heading1">
    <w:name w:val="heading 1"/>
    <w:basedOn w:val="Normal"/>
    <w:next w:val="BodyText"/>
    <w:link w:val="Heading1Char"/>
    <w:autoRedefine/>
    <w:uiPriority w:val="9"/>
    <w:qFormat/>
    <w:rsid w:val="00E257C0"/>
    <w:pPr>
      <w:keepNext/>
      <w:keepLines/>
      <w:numPr>
        <w:numId w:val="3"/>
      </w:numPr>
      <w:ind w:left="810" w:hanging="810"/>
      <w:outlineLvl w:val="0"/>
    </w:pPr>
    <w:rPr>
      <w:rFonts w:ascii="Arial" w:eastAsia="Times New Roman" w:hAnsi="Arial" w:cs="Arial"/>
      <w:b/>
      <w:bCs/>
      <w:szCs w:val="28"/>
      <w:lang w:eastAsia="en-US"/>
    </w:rPr>
  </w:style>
  <w:style w:type="paragraph" w:styleId="Heading2">
    <w:name w:val="heading 2"/>
    <w:basedOn w:val="Heading1"/>
    <w:next w:val="BodyText"/>
    <w:link w:val="Heading2Char"/>
    <w:autoRedefine/>
    <w:uiPriority w:val="9"/>
    <w:unhideWhenUsed/>
    <w:qFormat/>
    <w:rsid w:val="001378A7"/>
    <w:pPr>
      <w:numPr>
        <w:ilvl w:val="1"/>
      </w:numPr>
      <w:ind w:left="810" w:hanging="810"/>
      <w:outlineLvl w:val="1"/>
    </w:pPr>
    <w:rPr>
      <w:bCs w:val="0"/>
      <w:szCs w:val="26"/>
    </w:rPr>
  </w:style>
  <w:style w:type="paragraph" w:styleId="Heading3">
    <w:name w:val="heading 3"/>
    <w:basedOn w:val="Heading2"/>
    <w:next w:val="BodyText"/>
    <w:link w:val="Heading3Char"/>
    <w:autoRedefine/>
    <w:uiPriority w:val="9"/>
    <w:unhideWhenUsed/>
    <w:qFormat/>
    <w:rsid w:val="001378A7"/>
    <w:pPr>
      <w:numPr>
        <w:ilvl w:val="2"/>
      </w:numPr>
      <w:ind w:left="810" w:hanging="810"/>
      <w:outlineLvl w:val="2"/>
    </w:pPr>
    <w:rPr>
      <w:bCs/>
    </w:rPr>
  </w:style>
  <w:style w:type="paragraph" w:styleId="Heading4">
    <w:name w:val="heading 4"/>
    <w:basedOn w:val="Heading3"/>
    <w:next w:val="BodyText"/>
    <w:link w:val="Heading4Char"/>
    <w:autoRedefine/>
    <w:uiPriority w:val="9"/>
    <w:unhideWhenUsed/>
    <w:qFormat/>
    <w:rsid w:val="001378A7"/>
    <w:pPr>
      <w:numPr>
        <w:ilvl w:val="3"/>
      </w:numPr>
      <w:ind w:left="810" w:hanging="810"/>
      <w:outlineLvl w:val="3"/>
    </w:pPr>
    <w:rPr>
      <w:bCs w:val="0"/>
      <w:iCs/>
    </w:rPr>
  </w:style>
  <w:style w:type="paragraph" w:styleId="Heading5">
    <w:name w:val="heading 5"/>
    <w:basedOn w:val="Normal"/>
    <w:next w:val="Normal"/>
    <w:link w:val="Heading5Char"/>
    <w:autoRedefine/>
    <w:uiPriority w:val="9"/>
    <w:unhideWhenUsed/>
    <w:qFormat/>
    <w:rsid w:val="001378A7"/>
    <w:pPr>
      <w:keepNext/>
      <w:keepLines/>
      <w:numPr>
        <w:ilvl w:val="4"/>
        <w:numId w:val="3"/>
      </w:numPr>
      <w:spacing w:before="200"/>
      <w:outlineLvl w:val="4"/>
    </w:pPr>
    <w:rPr>
      <w:rFonts w:ascii="Cambria" w:eastAsia="Times New Roman" w:hAnsi="Cambria"/>
      <w:szCs w:val="22"/>
      <w:lang w:eastAsia="en-US"/>
    </w:rPr>
  </w:style>
  <w:style w:type="paragraph" w:styleId="Heading6">
    <w:name w:val="heading 6"/>
    <w:basedOn w:val="Normal"/>
    <w:next w:val="Normal"/>
    <w:link w:val="Heading6Char"/>
    <w:uiPriority w:val="9"/>
    <w:semiHidden/>
    <w:unhideWhenUsed/>
    <w:qFormat/>
    <w:rsid w:val="00E14909"/>
    <w:pPr>
      <w:keepNext/>
      <w:keepLines/>
      <w:numPr>
        <w:ilvl w:val="5"/>
        <w:numId w:val="3"/>
      </w:numPr>
      <w:spacing w:before="200"/>
      <w:outlineLvl w:val="5"/>
    </w:pPr>
    <w:rPr>
      <w:rFonts w:ascii="Cambria" w:eastAsia="Times New Roman" w:hAnsi="Cambria"/>
      <w:i/>
      <w:iCs/>
      <w:color w:val="243F60"/>
      <w:szCs w:val="22"/>
      <w:lang w:eastAsia="en-US"/>
    </w:rPr>
  </w:style>
  <w:style w:type="paragraph" w:styleId="Heading7">
    <w:name w:val="heading 7"/>
    <w:basedOn w:val="Normal"/>
    <w:next w:val="Normal"/>
    <w:link w:val="Heading7Char"/>
    <w:uiPriority w:val="9"/>
    <w:semiHidden/>
    <w:unhideWhenUsed/>
    <w:qFormat/>
    <w:rsid w:val="00E14909"/>
    <w:pPr>
      <w:keepNext/>
      <w:keepLines/>
      <w:numPr>
        <w:ilvl w:val="6"/>
        <w:numId w:val="3"/>
      </w:numPr>
      <w:spacing w:before="200"/>
      <w:outlineLvl w:val="6"/>
    </w:pPr>
    <w:rPr>
      <w:rFonts w:ascii="Cambria" w:eastAsia="Times New Roman" w:hAnsi="Cambria"/>
      <w:i/>
      <w:iCs/>
      <w:color w:val="404040"/>
      <w:szCs w:val="22"/>
      <w:lang w:eastAsia="en-US"/>
    </w:rPr>
  </w:style>
  <w:style w:type="paragraph" w:styleId="Heading8">
    <w:name w:val="heading 8"/>
    <w:basedOn w:val="Normal"/>
    <w:next w:val="Normal"/>
    <w:link w:val="Heading8Char"/>
    <w:uiPriority w:val="9"/>
    <w:semiHidden/>
    <w:unhideWhenUsed/>
    <w:qFormat/>
    <w:rsid w:val="00E14909"/>
    <w:pPr>
      <w:keepNext/>
      <w:keepLines/>
      <w:numPr>
        <w:ilvl w:val="7"/>
        <w:numId w:val="3"/>
      </w:numPr>
      <w:spacing w:before="200"/>
      <w:outlineLvl w:val="7"/>
    </w:pPr>
    <w:rPr>
      <w:rFonts w:ascii="Cambria" w:eastAsia="Times New Roman" w:hAnsi="Cambria"/>
      <w:color w:val="404040"/>
      <w:sz w:val="20"/>
      <w:szCs w:val="20"/>
      <w:lang w:eastAsia="en-US"/>
    </w:rPr>
  </w:style>
  <w:style w:type="paragraph" w:styleId="Heading9">
    <w:name w:val="heading 9"/>
    <w:basedOn w:val="Normal"/>
    <w:next w:val="Normal"/>
    <w:link w:val="Heading9Char"/>
    <w:uiPriority w:val="9"/>
    <w:semiHidden/>
    <w:unhideWhenUsed/>
    <w:qFormat/>
    <w:rsid w:val="00E14909"/>
    <w:pPr>
      <w:keepNext/>
      <w:keepLines/>
      <w:numPr>
        <w:ilvl w:val="8"/>
        <w:numId w:val="3"/>
      </w:numPr>
      <w:spacing w:before="200"/>
      <w:outlineLvl w:val="8"/>
    </w:pPr>
    <w:rPr>
      <w:rFonts w:ascii="Cambria" w:eastAsia="Times New Roman" w:hAnsi="Cambria"/>
      <w:i/>
      <w:iCs/>
      <w:color w:val="40404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11B89"/>
    <w:pPr>
      <w:tabs>
        <w:tab w:val="center" w:pos="4320"/>
        <w:tab w:val="right" w:pos="8640"/>
      </w:tabs>
    </w:pPr>
  </w:style>
  <w:style w:type="paragraph" w:styleId="Footer">
    <w:name w:val="footer"/>
    <w:basedOn w:val="Normal"/>
    <w:rsid w:val="00F11B89"/>
    <w:pPr>
      <w:tabs>
        <w:tab w:val="center" w:pos="4320"/>
        <w:tab w:val="right" w:pos="8640"/>
      </w:tabs>
    </w:pPr>
  </w:style>
  <w:style w:type="character" w:customStyle="1" w:styleId="Heading1Char">
    <w:name w:val="Heading 1 Char"/>
    <w:link w:val="Heading1"/>
    <w:uiPriority w:val="9"/>
    <w:rsid w:val="00E257C0"/>
    <w:rPr>
      <w:rFonts w:ascii="Arial" w:eastAsia="Times New Roman" w:hAnsi="Arial" w:cs="Arial"/>
      <w:b/>
      <w:bCs/>
      <w:sz w:val="24"/>
      <w:szCs w:val="28"/>
    </w:rPr>
  </w:style>
  <w:style w:type="character" w:customStyle="1" w:styleId="Heading2Char">
    <w:name w:val="Heading 2 Char"/>
    <w:link w:val="Heading2"/>
    <w:uiPriority w:val="9"/>
    <w:rsid w:val="001378A7"/>
    <w:rPr>
      <w:rFonts w:eastAsia="Times New Roman"/>
      <w:b/>
      <w:sz w:val="24"/>
      <w:szCs w:val="26"/>
    </w:rPr>
  </w:style>
  <w:style w:type="character" w:customStyle="1" w:styleId="Heading3Char">
    <w:name w:val="Heading 3 Char"/>
    <w:link w:val="Heading3"/>
    <w:uiPriority w:val="9"/>
    <w:rsid w:val="001378A7"/>
    <w:rPr>
      <w:rFonts w:eastAsia="Times New Roman"/>
      <w:b/>
      <w:bCs/>
      <w:sz w:val="24"/>
      <w:szCs w:val="26"/>
    </w:rPr>
  </w:style>
  <w:style w:type="character" w:customStyle="1" w:styleId="Heading4Char">
    <w:name w:val="Heading 4 Char"/>
    <w:link w:val="Heading4"/>
    <w:uiPriority w:val="9"/>
    <w:rsid w:val="001378A7"/>
    <w:rPr>
      <w:rFonts w:eastAsia="Times New Roman"/>
      <w:b/>
      <w:iCs/>
      <w:sz w:val="24"/>
      <w:szCs w:val="26"/>
    </w:rPr>
  </w:style>
  <w:style w:type="character" w:customStyle="1" w:styleId="Heading5Char">
    <w:name w:val="Heading 5 Char"/>
    <w:link w:val="Heading5"/>
    <w:uiPriority w:val="9"/>
    <w:rsid w:val="001378A7"/>
    <w:rPr>
      <w:rFonts w:ascii="Cambria" w:eastAsia="Times New Roman" w:hAnsi="Cambria"/>
      <w:sz w:val="24"/>
      <w:szCs w:val="22"/>
    </w:rPr>
  </w:style>
  <w:style w:type="character" w:customStyle="1" w:styleId="Heading6Char">
    <w:name w:val="Heading 6 Char"/>
    <w:link w:val="Heading6"/>
    <w:uiPriority w:val="9"/>
    <w:semiHidden/>
    <w:rsid w:val="00E14909"/>
    <w:rPr>
      <w:rFonts w:ascii="Cambria" w:eastAsia="Times New Roman" w:hAnsi="Cambria"/>
      <w:i/>
      <w:iCs/>
      <w:color w:val="243F60"/>
      <w:sz w:val="24"/>
      <w:szCs w:val="22"/>
    </w:rPr>
  </w:style>
  <w:style w:type="character" w:customStyle="1" w:styleId="Heading7Char">
    <w:name w:val="Heading 7 Char"/>
    <w:link w:val="Heading7"/>
    <w:uiPriority w:val="9"/>
    <w:semiHidden/>
    <w:rsid w:val="00E14909"/>
    <w:rPr>
      <w:rFonts w:ascii="Cambria" w:eastAsia="Times New Roman" w:hAnsi="Cambria"/>
      <w:i/>
      <w:iCs/>
      <w:color w:val="404040"/>
      <w:sz w:val="24"/>
      <w:szCs w:val="22"/>
    </w:rPr>
  </w:style>
  <w:style w:type="character" w:customStyle="1" w:styleId="Heading8Char">
    <w:name w:val="Heading 8 Char"/>
    <w:link w:val="Heading8"/>
    <w:uiPriority w:val="9"/>
    <w:semiHidden/>
    <w:rsid w:val="00E14909"/>
    <w:rPr>
      <w:rFonts w:ascii="Cambria" w:eastAsia="Times New Roman" w:hAnsi="Cambria"/>
      <w:color w:val="404040"/>
    </w:rPr>
  </w:style>
  <w:style w:type="character" w:customStyle="1" w:styleId="Heading9Char">
    <w:name w:val="Heading 9 Char"/>
    <w:link w:val="Heading9"/>
    <w:uiPriority w:val="9"/>
    <w:semiHidden/>
    <w:rsid w:val="00E14909"/>
    <w:rPr>
      <w:rFonts w:ascii="Cambria" w:eastAsia="Times New Roman" w:hAnsi="Cambria"/>
      <w:i/>
      <w:iCs/>
      <w:color w:val="404040"/>
    </w:rPr>
  </w:style>
  <w:style w:type="table" w:styleId="TableGrid">
    <w:name w:val="Table Grid"/>
    <w:basedOn w:val="TableNormal"/>
    <w:uiPriority w:val="59"/>
    <w:rsid w:val="00E14909"/>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E14909"/>
    <w:pPr>
      <w:spacing w:after="120"/>
    </w:pPr>
    <w:rPr>
      <w:rFonts w:eastAsia="Calibri"/>
      <w:szCs w:val="22"/>
      <w:lang w:eastAsia="en-US"/>
    </w:rPr>
  </w:style>
  <w:style w:type="character" w:customStyle="1" w:styleId="BodyTextChar">
    <w:name w:val="Body Text Char"/>
    <w:link w:val="BodyText"/>
    <w:uiPriority w:val="99"/>
    <w:rsid w:val="00E14909"/>
    <w:rPr>
      <w:rFonts w:eastAsia="Calibri"/>
      <w:sz w:val="24"/>
      <w:szCs w:val="22"/>
    </w:rPr>
  </w:style>
  <w:style w:type="paragraph" w:styleId="Caption">
    <w:name w:val="caption"/>
    <w:aliases w:val="Figure"/>
    <w:basedOn w:val="Normal"/>
    <w:next w:val="Normal"/>
    <w:uiPriority w:val="99"/>
    <w:unhideWhenUsed/>
    <w:qFormat/>
    <w:rsid w:val="00E14909"/>
    <w:pPr>
      <w:keepNext/>
      <w:spacing w:after="120"/>
      <w:jc w:val="center"/>
    </w:pPr>
    <w:rPr>
      <w:rFonts w:eastAsia="Calibri"/>
      <w:b/>
      <w:bCs/>
      <w:color w:val="4F81BD"/>
      <w:sz w:val="20"/>
      <w:szCs w:val="18"/>
      <w:lang w:eastAsia="en-US"/>
    </w:rPr>
  </w:style>
  <w:style w:type="paragraph" w:customStyle="1" w:styleId="Caption-Table">
    <w:name w:val="Caption-Table"/>
    <w:basedOn w:val="Caption"/>
    <w:qFormat/>
    <w:rsid w:val="00E14909"/>
    <w:pPr>
      <w:spacing w:after="60"/>
    </w:pPr>
  </w:style>
  <w:style w:type="paragraph" w:customStyle="1" w:styleId="Default">
    <w:name w:val="Default"/>
    <w:rsid w:val="00E14909"/>
    <w:pPr>
      <w:autoSpaceDE w:val="0"/>
      <w:autoSpaceDN w:val="0"/>
      <w:adjustRightInd w:val="0"/>
    </w:pPr>
    <w:rPr>
      <w:rFonts w:eastAsia="Calibri"/>
      <w:color w:val="000000"/>
      <w:sz w:val="24"/>
      <w:szCs w:val="24"/>
    </w:rPr>
  </w:style>
  <w:style w:type="paragraph" w:styleId="ListBullet2">
    <w:name w:val="List Bullet 2"/>
    <w:basedOn w:val="Normal"/>
    <w:uiPriority w:val="99"/>
    <w:unhideWhenUsed/>
    <w:rsid w:val="00E14909"/>
    <w:pPr>
      <w:numPr>
        <w:numId w:val="4"/>
      </w:numPr>
      <w:tabs>
        <w:tab w:val="clear" w:pos="720"/>
      </w:tabs>
      <w:spacing w:after="120"/>
      <w:ind w:left="432" w:hanging="432"/>
      <w:contextualSpacing/>
    </w:pPr>
    <w:rPr>
      <w:rFonts w:eastAsia="Calibri"/>
      <w:szCs w:val="22"/>
      <w:lang w:eastAsia="en-US"/>
    </w:rPr>
  </w:style>
  <w:style w:type="paragraph" w:styleId="ListNumber2">
    <w:name w:val="List Number 2"/>
    <w:basedOn w:val="Normal"/>
    <w:uiPriority w:val="99"/>
    <w:unhideWhenUsed/>
    <w:rsid w:val="00E14909"/>
    <w:pPr>
      <w:numPr>
        <w:numId w:val="6"/>
      </w:numPr>
      <w:tabs>
        <w:tab w:val="clear" w:pos="720"/>
        <w:tab w:val="num" w:pos="360"/>
      </w:tabs>
      <w:ind w:left="0" w:firstLine="0"/>
      <w:contextualSpacing/>
    </w:pPr>
    <w:rPr>
      <w:rFonts w:eastAsia="Calibri"/>
      <w:szCs w:val="22"/>
      <w:lang w:eastAsia="en-US"/>
    </w:rPr>
  </w:style>
  <w:style w:type="paragraph" w:styleId="ListBullet3">
    <w:name w:val="List Bullet 3"/>
    <w:basedOn w:val="Normal"/>
    <w:uiPriority w:val="99"/>
    <w:unhideWhenUsed/>
    <w:rsid w:val="00E14909"/>
    <w:pPr>
      <w:numPr>
        <w:numId w:val="5"/>
      </w:numPr>
      <w:spacing w:after="120"/>
      <w:contextualSpacing/>
    </w:pPr>
    <w:rPr>
      <w:rFonts w:eastAsia="Calibri"/>
      <w:szCs w:val="22"/>
      <w:lang w:eastAsia="en-US"/>
    </w:rPr>
  </w:style>
  <w:style w:type="paragraph" w:customStyle="1" w:styleId="StyleHeading3Arial">
    <w:name w:val="Style Heading 3 + Arial"/>
    <w:basedOn w:val="Heading3"/>
    <w:autoRedefine/>
    <w:rsid w:val="001378A7"/>
  </w:style>
  <w:style w:type="paragraph" w:customStyle="1" w:styleId="StyleHeading1Arial">
    <w:name w:val="Style Heading 1 + Arial"/>
    <w:basedOn w:val="Heading1"/>
    <w:autoRedefine/>
    <w:rsid w:val="00875A90"/>
    <w:pPr>
      <w:numPr>
        <w:numId w:val="0"/>
      </w:numPr>
      <w:spacing w:after="120"/>
      <w:jc w:val="both"/>
    </w:pPr>
    <w:rPr>
      <w:b w:val="0"/>
      <w:color w:val="548DD4" w:themeColor="text2" w:themeTint="99"/>
    </w:rPr>
  </w:style>
  <w:style w:type="paragraph" w:customStyle="1" w:styleId="StyleHeading2ArialCustomColorRGB78138190Before6">
    <w:name w:val="Style Heading 2 + Arial Custom Color(RGB(78138190)) Before:  6 ..."/>
    <w:basedOn w:val="Heading2"/>
    <w:autoRedefine/>
    <w:rsid w:val="001378A7"/>
    <w:pPr>
      <w:spacing w:before="120"/>
      <w:ind w:left="576" w:hanging="576"/>
    </w:pPr>
    <w:rPr>
      <w:bCs/>
      <w:szCs w:val="20"/>
    </w:rPr>
  </w:style>
  <w:style w:type="paragraph" w:customStyle="1" w:styleId="StyleCaptionFigureLatinArial">
    <w:name w:val="Style CaptionFigure + (Latin) Arial"/>
    <w:basedOn w:val="Caption"/>
    <w:autoRedefine/>
    <w:rsid w:val="00C33A3F"/>
    <w:pPr>
      <w:jc w:val="left"/>
    </w:pPr>
    <w:rPr>
      <w:rFonts w:ascii="Arial" w:hAnsi="Arial"/>
    </w:rPr>
  </w:style>
  <w:style w:type="paragraph" w:customStyle="1" w:styleId="StyleCaption-TableLatinArial">
    <w:name w:val="Style Caption-Table + (Latin) Arial"/>
    <w:basedOn w:val="Caption-Table"/>
    <w:autoRedefine/>
    <w:rsid w:val="00EB27E3"/>
    <w:pPr>
      <w:spacing w:before="120" w:after="0"/>
    </w:pPr>
    <w:rPr>
      <w:rFonts w:ascii="Arial" w:hAnsi="Arial"/>
    </w:rPr>
  </w:style>
  <w:style w:type="paragraph" w:customStyle="1" w:styleId="StyleHeading3Arial1">
    <w:name w:val="Style Heading 3 + Arial1"/>
    <w:basedOn w:val="Heading3"/>
    <w:autoRedefine/>
    <w:rsid w:val="001378A7"/>
    <w:pPr>
      <w:spacing w:after="60"/>
      <w:ind w:left="806" w:hanging="806"/>
    </w:pPr>
  </w:style>
  <w:style w:type="paragraph" w:styleId="TOCHeading">
    <w:name w:val="TOC Heading"/>
    <w:basedOn w:val="Heading1"/>
    <w:next w:val="Normal"/>
    <w:uiPriority w:val="39"/>
    <w:semiHidden/>
    <w:unhideWhenUsed/>
    <w:qFormat/>
    <w:rsid w:val="00B407D3"/>
    <w:pPr>
      <w:numPr>
        <w:numId w:val="0"/>
      </w:numPr>
      <w:spacing w:before="480" w:line="276" w:lineRule="auto"/>
      <w:outlineLvl w:val="9"/>
    </w:pPr>
    <w:rPr>
      <w:rFonts w:ascii="Cambria" w:eastAsia="MS Gothic" w:hAnsi="Cambria"/>
      <w:color w:val="365F91"/>
      <w:sz w:val="28"/>
      <w:lang w:eastAsia="ja-JP"/>
    </w:rPr>
  </w:style>
  <w:style w:type="paragraph" w:styleId="TOC1">
    <w:name w:val="toc 1"/>
    <w:basedOn w:val="Normal"/>
    <w:next w:val="Normal"/>
    <w:link w:val="TOC1Char"/>
    <w:autoRedefine/>
    <w:uiPriority w:val="39"/>
    <w:rsid w:val="00B407D3"/>
    <w:pPr>
      <w:tabs>
        <w:tab w:val="right" w:leader="dot" w:pos="9350"/>
      </w:tabs>
    </w:pPr>
    <w:rPr>
      <w:noProof/>
    </w:rPr>
  </w:style>
  <w:style w:type="paragraph" w:styleId="TOC2">
    <w:name w:val="toc 2"/>
    <w:basedOn w:val="Normal"/>
    <w:next w:val="Normal"/>
    <w:autoRedefine/>
    <w:uiPriority w:val="39"/>
    <w:rsid w:val="00237BB6"/>
    <w:pPr>
      <w:tabs>
        <w:tab w:val="left" w:pos="880"/>
        <w:tab w:val="right" w:leader="dot" w:pos="9350"/>
      </w:tabs>
      <w:ind w:left="240"/>
    </w:pPr>
    <w:rPr>
      <w:rFonts w:ascii="Arial" w:hAnsi="Arial" w:cs="Arial"/>
      <w:noProof/>
    </w:rPr>
  </w:style>
  <w:style w:type="paragraph" w:styleId="TOC3">
    <w:name w:val="toc 3"/>
    <w:basedOn w:val="Normal"/>
    <w:next w:val="Normal"/>
    <w:autoRedefine/>
    <w:uiPriority w:val="39"/>
    <w:rsid w:val="00B407D3"/>
    <w:pPr>
      <w:ind w:left="480"/>
    </w:pPr>
  </w:style>
  <w:style w:type="character" w:styleId="Hyperlink">
    <w:name w:val="Hyperlink"/>
    <w:uiPriority w:val="99"/>
    <w:unhideWhenUsed/>
    <w:rsid w:val="00644AAA"/>
    <w:rPr>
      <w:b/>
      <w:color w:val="4E8ABE"/>
      <w:u w:val="single"/>
    </w:rPr>
  </w:style>
  <w:style w:type="paragraph" w:customStyle="1" w:styleId="TOC">
    <w:name w:val="TOC"/>
    <w:basedOn w:val="TOC1"/>
    <w:link w:val="TOCChar"/>
    <w:autoRedefine/>
    <w:qFormat/>
    <w:rsid w:val="00AE24CF"/>
    <w:rPr>
      <w:rFonts w:ascii="Arial" w:hAnsi="Arial" w:cs="Arial"/>
      <w:b/>
      <w:color w:val="365F91"/>
    </w:rPr>
  </w:style>
  <w:style w:type="paragraph" w:customStyle="1" w:styleId="TOCList">
    <w:name w:val="TOC List"/>
    <w:basedOn w:val="TOC1"/>
    <w:link w:val="TOCListChar"/>
    <w:autoRedefine/>
    <w:qFormat/>
    <w:rsid w:val="00644AAA"/>
    <w:pPr>
      <w:tabs>
        <w:tab w:val="left" w:pos="660"/>
      </w:tabs>
    </w:pPr>
    <w:rPr>
      <w:rFonts w:ascii="Arial" w:hAnsi="Arial" w:cs="Arial"/>
    </w:rPr>
  </w:style>
  <w:style w:type="character" w:customStyle="1" w:styleId="TOC1Char">
    <w:name w:val="TOC 1 Char"/>
    <w:link w:val="TOC1"/>
    <w:uiPriority w:val="39"/>
    <w:rsid w:val="00B407D3"/>
    <w:rPr>
      <w:noProof/>
      <w:sz w:val="24"/>
      <w:szCs w:val="24"/>
      <w:lang w:eastAsia="ja-JP"/>
    </w:rPr>
  </w:style>
  <w:style w:type="character" w:customStyle="1" w:styleId="TOCChar">
    <w:name w:val="TOC Char"/>
    <w:link w:val="TOC"/>
    <w:rsid w:val="00AE24CF"/>
    <w:rPr>
      <w:rFonts w:ascii="Arial" w:hAnsi="Arial" w:cs="Arial"/>
      <w:b/>
      <w:noProof/>
      <w:color w:val="365F91"/>
      <w:sz w:val="24"/>
      <w:szCs w:val="24"/>
      <w:lang w:eastAsia="ja-JP"/>
    </w:rPr>
  </w:style>
  <w:style w:type="paragraph" w:styleId="BalloonText">
    <w:name w:val="Balloon Text"/>
    <w:basedOn w:val="Normal"/>
    <w:link w:val="BalloonTextChar"/>
    <w:rsid w:val="00A83500"/>
    <w:rPr>
      <w:rFonts w:ascii="Tahoma" w:hAnsi="Tahoma" w:cs="Tahoma"/>
      <w:sz w:val="16"/>
      <w:szCs w:val="16"/>
    </w:rPr>
  </w:style>
  <w:style w:type="character" w:customStyle="1" w:styleId="TOCListChar">
    <w:name w:val="TOC List Char"/>
    <w:link w:val="TOCList"/>
    <w:rsid w:val="00644AAA"/>
    <w:rPr>
      <w:rFonts w:ascii="Arial" w:hAnsi="Arial" w:cs="Arial"/>
      <w:noProof/>
      <w:sz w:val="24"/>
      <w:szCs w:val="24"/>
      <w:lang w:eastAsia="ja-JP"/>
    </w:rPr>
  </w:style>
  <w:style w:type="character" w:customStyle="1" w:styleId="BalloonTextChar">
    <w:name w:val="Balloon Text Char"/>
    <w:basedOn w:val="DefaultParagraphFont"/>
    <w:link w:val="BalloonText"/>
    <w:rsid w:val="00A83500"/>
    <w:rPr>
      <w:rFonts w:ascii="Tahoma" w:hAnsi="Tahoma" w:cs="Tahoma"/>
      <w:sz w:val="16"/>
      <w:szCs w:val="16"/>
      <w:lang w:eastAsia="ja-JP"/>
    </w:rPr>
  </w:style>
  <w:style w:type="paragraph" w:customStyle="1" w:styleId="StyleHeading3ArialBefore6pt">
    <w:name w:val="Style Heading 3 + Arial Before:  6 pt"/>
    <w:basedOn w:val="Heading3"/>
    <w:autoRedefine/>
    <w:rsid w:val="001378A7"/>
    <w:pPr>
      <w:spacing w:before="120"/>
    </w:pPr>
    <w:rPr>
      <w:szCs w:val="20"/>
    </w:rPr>
  </w:style>
  <w:style w:type="paragraph" w:customStyle="1" w:styleId="StyleHeading4Arial">
    <w:name w:val="Style Heading 4 + Arial"/>
    <w:basedOn w:val="Heading4"/>
    <w:autoRedefine/>
    <w:rsid w:val="001378A7"/>
    <w:rPr>
      <w:bCs/>
      <w:iCs w:val="0"/>
    </w:rPr>
  </w:style>
  <w:style w:type="paragraph" w:customStyle="1" w:styleId="AOEGBodyText">
    <w:name w:val="A OEG Body Text"/>
    <w:basedOn w:val="BodyText"/>
    <w:link w:val="AOEGBodyTextChar"/>
    <w:autoRedefine/>
    <w:qFormat/>
    <w:rsid w:val="00CB5668"/>
    <w:pPr>
      <w:spacing w:after="140" w:line="288" w:lineRule="auto"/>
    </w:pPr>
    <w:rPr>
      <w:rFonts w:asciiTheme="minorHAnsi" w:eastAsia="Arial" w:hAnsiTheme="minorHAnsi" w:cs="Arial"/>
      <w:color w:val="000000"/>
      <w:szCs w:val="24"/>
      <w:lang w:eastAsia="zh-CN" w:bidi="hi-IN"/>
    </w:rPr>
  </w:style>
  <w:style w:type="character" w:customStyle="1" w:styleId="AOEGBodyTextChar">
    <w:name w:val="A OEG Body Text Char"/>
    <w:basedOn w:val="BodyTextChar"/>
    <w:link w:val="AOEGBodyText"/>
    <w:rsid w:val="00CB5668"/>
    <w:rPr>
      <w:rFonts w:asciiTheme="minorHAnsi" w:eastAsia="Arial" w:hAnsiTheme="minorHAnsi" w:cs="Arial"/>
      <w:color w:val="000000"/>
      <w:sz w:val="24"/>
      <w:szCs w:val="24"/>
      <w:lang w:eastAsia="zh-CN" w:bidi="hi-IN"/>
    </w:rPr>
  </w:style>
  <w:style w:type="character" w:styleId="CommentReference">
    <w:name w:val="annotation reference"/>
    <w:basedOn w:val="DefaultParagraphFont"/>
    <w:semiHidden/>
    <w:unhideWhenUsed/>
    <w:rsid w:val="002114A1"/>
    <w:rPr>
      <w:sz w:val="16"/>
      <w:szCs w:val="16"/>
    </w:rPr>
  </w:style>
  <w:style w:type="paragraph" w:styleId="CommentText">
    <w:name w:val="annotation text"/>
    <w:basedOn w:val="Normal"/>
    <w:link w:val="CommentTextChar"/>
    <w:unhideWhenUsed/>
    <w:rsid w:val="002114A1"/>
    <w:rPr>
      <w:sz w:val="20"/>
      <w:szCs w:val="20"/>
    </w:rPr>
  </w:style>
  <w:style w:type="character" w:customStyle="1" w:styleId="CommentTextChar">
    <w:name w:val="Comment Text Char"/>
    <w:basedOn w:val="DefaultParagraphFont"/>
    <w:link w:val="CommentText"/>
    <w:rsid w:val="002114A1"/>
    <w:rPr>
      <w:lang w:eastAsia="ja-JP"/>
    </w:rPr>
  </w:style>
  <w:style w:type="paragraph" w:styleId="CommentSubject">
    <w:name w:val="annotation subject"/>
    <w:basedOn w:val="CommentText"/>
    <w:next w:val="CommentText"/>
    <w:link w:val="CommentSubjectChar"/>
    <w:semiHidden/>
    <w:unhideWhenUsed/>
    <w:rsid w:val="002114A1"/>
    <w:rPr>
      <w:b/>
      <w:bCs/>
    </w:rPr>
  </w:style>
  <w:style w:type="character" w:customStyle="1" w:styleId="CommentSubjectChar">
    <w:name w:val="Comment Subject Char"/>
    <w:basedOn w:val="CommentTextChar"/>
    <w:link w:val="CommentSubject"/>
    <w:semiHidden/>
    <w:rsid w:val="002114A1"/>
    <w:rPr>
      <w:b/>
      <w:bCs/>
      <w:lang w:eastAsia="ja-JP"/>
    </w:rPr>
  </w:style>
  <w:style w:type="paragraph" w:customStyle="1" w:styleId="Standard">
    <w:name w:val="Standard"/>
    <w:rsid w:val="00553981"/>
    <w:pPr>
      <w:suppressAutoHyphens/>
      <w:autoSpaceDN w:val="0"/>
      <w:spacing w:line="276" w:lineRule="auto"/>
      <w:textAlignment w:val="baseline"/>
    </w:pPr>
    <w:rPr>
      <w:rFonts w:ascii="Arial" w:eastAsia="Arial" w:hAnsi="Arial" w:cs="Arial"/>
      <w:color w:val="000000"/>
      <w:kern w:val="3"/>
      <w:sz w:val="22"/>
      <w:szCs w:val="22"/>
      <w:lang w:val="en" w:eastAsia="zh-CN" w:bidi="hi-IN"/>
    </w:rPr>
  </w:style>
  <w:style w:type="paragraph" w:styleId="ListParagraph">
    <w:name w:val="List Paragraph"/>
    <w:basedOn w:val="Normal"/>
    <w:qFormat/>
    <w:rsid w:val="00156F35"/>
    <w:pPr>
      <w:ind w:left="720"/>
      <w:contextualSpacing/>
    </w:pPr>
  </w:style>
  <w:style w:type="table" w:styleId="LightShading-Accent1">
    <w:name w:val="Light Shading Accent 1"/>
    <w:basedOn w:val="TableNormal"/>
    <w:uiPriority w:val="60"/>
    <w:rsid w:val="00A4217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13287">
      <w:bodyDiv w:val="1"/>
      <w:marLeft w:val="0"/>
      <w:marRight w:val="0"/>
      <w:marTop w:val="0"/>
      <w:marBottom w:val="0"/>
      <w:divBdr>
        <w:top w:val="none" w:sz="0" w:space="0" w:color="auto"/>
        <w:left w:val="none" w:sz="0" w:space="0" w:color="auto"/>
        <w:bottom w:val="none" w:sz="0" w:space="0" w:color="auto"/>
        <w:right w:val="none" w:sz="0" w:space="0" w:color="auto"/>
      </w:divBdr>
      <w:divsChild>
        <w:div w:id="1895266171">
          <w:marLeft w:val="547"/>
          <w:marRight w:val="0"/>
          <w:marTop w:val="80"/>
          <w:marBottom w:val="0"/>
          <w:divBdr>
            <w:top w:val="none" w:sz="0" w:space="0" w:color="auto"/>
            <w:left w:val="none" w:sz="0" w:space="0" w:color="auto"/>
            <w:bottom w:val="none" w:sz="0" w:space="0" w:color="auto"/>
            <w:right w:val="none" w:sz="0" w:space="0" w:color="auto"/>
          </w:divBdr>
        </w:div>
        <w:div w:id="592855640">
          <w:marLeft w:val="547"/>
          <w:marRight w:val="0"/>
          <w:marTop w:val="80"/>
          <w:marBottom w:val="0"/>
          <w:divBdr>
            <w:top w:val="none" w:sz="0" w:space="0" w:color="auto"/>
            <w:left w:val="none" w:sz="0" w:space="0" w:color="auto"/>
            <w:bottom w:val="none" w:sz="0" w:space="0" w:color="auto"/>
            <w:right w:val="none" w:sz="0" w:space="0" w:color="auto"/>
          </w:divBdr>
        </w:div>
        <w:div w:id="840434097">
          <w:marLeft w:val="547"/>
          <w:marRight w:val="0"/>
          <w:marTop w:val="80"/>
          <w:marBottom w:val="0"/>
          <w:divBdr>
            <w:top w:val="none" w:sz="0" w:space="0" w:color="auto"/>
            <w:left w:val="none" w:sz="0" w:space="0" w:color="auto"/>
            <w:bottom w:val="none" w:sz="0" w:space="0" w:color="auto"/>
            <w:right w:val="none" w:sz="0" w:space="0" w:color="auto"/>
          </w:divBdr>
        </w:div>
        <w:div w:id="1352607111">
          <w:marLeft w:val="547"/>
          <w:marRight w:val="0"/>
          <w:marTop w:val="80"/>
          <w:marBottom w:val="0"/>
          <w:divBdr>
            <w:top w:val="none" w:sz="0" w:space="0" w:color="auto"/>
            <w:left w:val="none" w:sz="0" w:space="0" w:color="auto"/>
            <w:bottom w:val="none" w:sz="0" w:space="0" w:color="auto"/>
            <w:right w:val="none" w:sz="0" w:space="0" w:color="auto"/>
          </w:divBdr>
        </w:div>
        <w:div w:id="1499076627">
          <w:marLeft w:val="547"/>
          <w:marRight w:val="0"/>
          <w:marTop w:val="80"/>
          <w:marBottom w:val="0"/>
          <w:divBdr>
            <w:top w:val="none" w:sz="0" w:space="0" w:color="auto"/>
            <w:left w:val="none" w:sz="0" w:space="0" w:color="auto"/>
            <w:bottom w:val="none" w:sz="0" w:space="0" w:color="auto"/>
            <w:right w:val="none" w:sz="0" w:space="0" w:color="auto"/>
          </w:divBdr>
        </w:div>
      </w:divsChild>
    </w:div>
    <w:div w:id="312372931">
      <w:bodyDiv w:val="1"/>
      <w:marLeft w:val="0"/>
      <w:marRight w:val="0"/>
      <w:marTop w:val="0"/>
      <w:marBottom w:val="0"/>
      <w:divBdr>
        <w:top w:val="none" w:sz="0" w:space="0" w:color="auto"/>
        <w:left w:val="none" w:sz="0" w:space="0" w:color="auto"/>
        <w:bottom w:val="none" w:sz="0" w:space="0" w:color="auto"/>
        <w:right w:val="none" w:sz="0" w:space="0" w:color="auto"/>
      </w:divBdr>
    </w:div>
    <w:div w:id="585844380">
      <w:bodyDiv w:val="1"/>
      <w:marLeft w:val="0"/>
      <w:marRight w:val="0"/>
      <w:marTop w:val="0"/>
      <w:marBottom w:val="0"/>
      <w:divBdr>
        <w:top w:val="none" w:sz="0" w:space="0" w:color="auto"/>
        <w:left w:val="none" w:sz="0" w:space="0" w:color="auto"/>
        <w:bottom w:val="none" w:sz="0" w:space="0" w:color="auto"/>
        <w:right w:val="none" w:sz="0" w:space="0" w:color="auto"/>
      </w:divBdr>
      <w:divsChild>
        <w:div w:id="864100729">
          <w:marLeft w:val="547"/>
          <w:marRight w:val="0"/>
          <w:marTop w:val="80"/>
          <w:marBottom w:val="0"/>
          <w:divBdr>
            <w:top w:val="none" w:sz="0" w:space="0" w:color="auto"/>
            <w:left w:val="none" w:sz="0" w:space="0" w:color="auto"/>
            <w:bottom w:val="none" w:sz="0" w:space="0" w:color="auto"/>
            <w:right w:val="none" w:sz="0" w:space="0" w:color="auto"/>
          </w:divBdr>
        </w:div>
      </w:divsChild>
    </w:div>
    <w:div w:id="811942849">
      <w:bodyDiv w:val="1"/>
      <w:marLeft w:val="0"/>
      <w:marRight w:val="0"/>
      <w:marTop w:val="0"/>
      <w:marBottom w:val="0"/>
      <w:divBdr>
        <w:top w:val="none" w:sz="0" w:space="0" w:color="auto"/>
        <w:left w:val="none" w:sz="0" w:space="0" w:color="auto"/>
        <w:bottom w:val="none" w:sz="0" w:space="0" w:color="auto"/>
        <w:right w:val="none" w:sz="0" w:space="0" w:color="auto"/>
      </w:divBdr>
      <w:divsChild>
        <w:div w:id="135757797">
          <w:marLeft w:val="547"/>
          <w:marRight w:val="0"/>
          <w:marTop w:val="80"/>
          <w:marBottom w:val="0"/>
          <w:divBdr>
            <w:top w:val="none" w:sz="0" w:space="0" w:color="auto"/>
            <w:left w:val="none" w:sz="0" w:space="0" w:color="auto"/>
            <w:bottom w:val="none" w:sz="0" w:space="0" w:color="auto"/>
            <w:right w:val="none" w:sz="0" w:space="0" w:color="auto"/>
          </w:divBdr>
        </w:div>
      </w:divsChild>
    </w:div>
    <w:div w:id="1406147206">
      <w:bodyDiv w:val="1"/>
      <w:marLeft w:val="0"/>
      <w:marRight w:val="0"/>
      <w:marTop w:val="0"/>
      <w:marBottom w:val="0"/>
      <w:divBdr>
        <w:top w:val="none" w:sz="0" w:space="0" w:color="auto"/>
        <w:left w:val="none" w:sz="0" w:space="0" w:color="auto"/>
        <w:bottom w:val="none" w:sz="0" w:space="0" w:color="auto"/>
        <w:right w:val="none" w:sz="0" w:space="0" w:color="auto"/>
      </w:divBdr>
    </w:div>
    <w:div w:id="1524198797">
      <w:bodyDiv w:val="1"/>
      <w:marLeft w:val="0"/>
      <w:marRight w:val="0"/>
      <w:marTop w:val="0"/>
      <w:marBottom w:val="0"/>
      <w:divBdr>
        <w:top w:val="none" w:sz="0" w:space="0" w:color="auto"/>
        <w:left w:val="none" w:sz="0" w:space="0" w:color="auto"/>
        <w:bottom w:val="none" w:sz="0" w:space="0" w:color="auto"/>
        <w:right w:val="none" w:sz="0" w:space="0" w:color="auto"/>
      </w:divBdr>
      <w:divsChild>
        <w:div w:id="1923026957">
          <w:marLeft w:val="547"/>
          <w:marRight w:val="0"/>
          <w:marTop w:val="80"/>
          <w:marBottom w:val="0"/>
          <w:divBdr>
            <w:top w:val="none" w:sz="0" w:space="0" w:color="auto"/>
            <w:left w:val="none" w:sz="0" w:space="0" w:color="auto"/>
            <w:bottom w:val="none" w:sz="0" w:space="0" w:color="auto"/>
            <w:right w:val="none" w:sz="0" w:space="0" w:color="auto"/>
          </w:divBdr>
        </w:div>
        <w:div w:id="333802925">
          <w:marLeft w:val="1166"/>
          <w:marRight w:val="0"/>
          <w:marTop w:val="80"/>
          <w:marBottom w:val="0"/>
          <w:divBdr>
            <w:top w:val="none" w:sz="0" w:space="0" w:color="auto"/>
            <w:left w:val="none" w:sz="0" w:space="0" w:color="auto"/>
            <w:bottom w:val="none" w:sz="0" w:space="0" w:color="auto"/>
            <w:right w:val="none" w:sz="0" w:space="0" w:color="auto"/>
          </w:divBdr>
        </w:div>
        <w:div w:id="1418556371">
          <w:marLeft w:val="1166"/>
          <w:marRight w:val="0"/>
          <w:marTop w:val="80"/>
          <w:marBottom w:val="0"/>
          <w:divBdr>
            <w:top w:val="none" w:sz="0" w:space="0" w:color="auto"/>
            <w:left w:val="none" w:sz="0" w:space="0" w:color="auto"/>
            <w:bottom w:val="none" w:sz="0" w:space="0" w:color="auto"/>
            <w:right w:val="none" w:sz="0" w:space="0" w:color="auto"/>
          </w:divBdr>
        </w:div>
        <w:div w:id="783815154">
          <w:marLeft w:val="1800"/>
          <w:marRight w:val="0"/>
          <w:marTop w:val="80"/>
          <w:marBottom w:val="0"/>
          <w:divBdr>
            <w:top w:val="none" w:sz="0" w:space="0" w:color="auto"/>
            <w:left w:val="none" w:sz="0" w:space="0" w:color="auto"/>
            <w:bottom w:val="none" w:sz="0" w:space="0" w:color="auto"/>
            <w:right w:val="none" w:sz="0" w:space="0" w:color="auto"/>
          </w:divBdr>
        </w:div>
        <w:div w:id="741947312">
          <w:marLeft w:val="1800"/>
          <w:marRight w:val="0"/>
          <w:marTop w:val="80"/>
          <w:marBottom w:val="0"/>
          <w:divBdr>
            <w:top w:val="none" w:sz="0" w:space="0" w:color="auto"/>
            <w:left w:val="none" w:sz="0" w:space="0" w:color="auto"/>
            <w:bottom w:val="none" w:sz="0" w:space="0" w:color="auto"/>
            <w:right w:val="none" w:sz="0" w:space="0" w:color="auto"/>
          </w:divBdr>
        </w:div>
        <w:div w:id="251860762">
          <w:marLeft w:val="1800"/>
          <w:marRight w:val="0"/>
          <w:marTop w:val="80"/>
          <w:marBottom w:val="0"/>
          <w:divBdr>
            <w:top w:val="none" w:sz="0" w:space="0" w:color="auto"/>
            <w:left w:val="none" w:sz="0" w:space="0" w:color="auto"/>
            <w:bottom w:val="none" w:sz="0" w:space="0" w:color="auto"/>
            <w:right w:val="none" w:sz="0" w:space="0" w:color="auto"/>
          </w:divBdr>
        </w:div>
      </w:divsChild>
    </w:div>
    <w:div w:id="2020547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2.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package" Target="embeddings/Microsoft_Visio_Drawing.vsdx"/><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Word" ma:contentTypeID="0x010100ABF8D1AF30B5F44A8D840E4C4BF54AE5" ma:contentTypeVersion="" ma:contentTypeDescription="Create a new document." ma:contentTypeScope="" ma:versionID="85e6bd91ad5110c5c8a0bf1371fc7360">
  <xsd:schema xmlns:xsd="http://www.w3.org/2001/XMLSchema" xmlns:xs="http://www.w3.org/2001/XMLSchema" xmlns:p="http://schemas.microsoft.com/office/2006/metadata/properties" xmlns:ns2="http://schemas.microsoft.com/sharepoint/v4" targetNamespace="http://schemas.microsoft.com/office/2006/metadata/properties" ma:root="true" ma:fieldsID="52f561ff5ccf86bf5cb3c42d3c6c4328"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04A69-58B9-4E16-8D68-E7E261D8DB4D}">
  <ds:schemaRefs>
    <ds:schemaRef ds:uri="http://schemas.microsoft.com/sharepoint/v3/contenttype/forms"/>
  </ds:schemaRefs>
</ds:datastoreItem>
</file>

<file path=customXml/itemProps2.xml><?xml version="1.0" encoding="utf-8"?>
<ds:datastoreItem xmlns:ds="http://schemas.openxmlformats.org/officeDocument/2006/customXml" ds:itemID="{08330A38-0A72-45D9-A39C-BDEF3E87BC70}">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A93433A8-FA54-49A7-85F8-9849B67CC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FED6B8-97BC-44C9-802F-5FF146260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Pages>
  <Words>1152</Words>
  <Characters>6568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Title page description goes here</vt:lpstr>
    </vt:vector>
  </TitlesOfParts>
  <Company>LGS Innovations, LLC.</Company>
  <LinksUpToDate>false</LinksUpToDate>
  <CharactersWithSpaces>7705</CharactersWithSpaces>
  <SharedDoc>false</SharedDoc>
  <HLinks>
    <vt:vector size="72" baseType="variant">
      <vt:variant>
        <vt:i4>1310771</vt:i4>
      </vt:variant>
      <vt:variant>
        <vt:i4>68</vt:i4>
      </vt:variant>
      <vt:variant>
        <vt:i4>0</vt:i4>
      </vt:variant>
      <vt:variant>
        <vt:i4>5</vt:i4>
      </vt:variant>
      <vt:variant>
        <vt:lpwstr/>
      </vt:variant>
      <vt:variant>
        <vt:lpwstr>_Toc472013471</vt:lpwstr>
      </vt:variant>
      <vt:variant>
        <vt:i4>1310771</vt:i4>
      </vt:variant>
      <vt:variant>
        <vt:i4>62</vt:i4>
      </vt:variant>
      <vt:variant>
        <vt:i4>0</vt:i4>
      </vt:variant>
      <vt:variant>
        <vt:i4>5</vt:i4>
      </vt:variant>
      <vt:variant>
        <vt:lpwstr/>
      </vt:variant>
      <vt:variant>
        <vt:lpwstr>_Toc472013470</vt:lpwstr>
      </vt:variant>
      <vt:variant>
        <vt:i4>1376307</vt:i4>
      </vt:variant>
      <vt:variant>
        <vt:i4>56</vt:i4>
      </vt:variant>
      <vt:variant>
        <vt:i4>0</vt:i4>
      </vt:variant>
      <vt:variant>
        <vt:i4>5</vt:i4>
      </vt:variant>
      <vt:variant>
        <vt:lpwstr/>
      </vt:variant>
      <vt:variant>
        <vt:lpwstr>_Toc472013469</vt:lpwstr>
      </vt:variant>
      <vt:variant>
        <vt:i4>1376307</vt:i4>
      </vt:variant>
      <vt:variant>
        <vt:i4>50</vt:i4>
      </vt:variant>
      <vt:variant>
        <vt:i4>0</vt:i4>
      </vt:variant>
      <vt:variant>
        <vt:i4>5</vt:i4>
      </vt:variant>
      <vt:variant>
        <vt:lpwstr/>
      </vt:variant>
      <vt:variant>
        <vt:lpwstr>_Toc472013468</vt:lpwstr>
      </vt:variant>
      <vt:variant>
        <vt:i4>1376307</vt:i4>
      </vt:variant>
      <vt:variant>
        <vt:i4>44</vt:i4>
      </vt:variant>
      <vt:variant>
        <vt:i4>0</vt:i4>
      </vt:variant>
      <vt:variant>
        <vt:i4>5</vt:i4>
      </vt:variant>
      <vt:variant>
        <vt:lpwstr/>
      </vt:variant>
      <vt:variant>
        <vt:lpwstr>_Toc472013467</vt:lpwstr>
      </vt:variant>
      <vt:variant>
        <vt:i4>1376307</vt:i4>
      </vt:variant>
      <vt:variant>
        <vt:i4>38</vt:i4>
      </vt:variant>
      <vt:variant>
        <vt:i4>0</vt:i4>
      </vt:variant>
      <vt:variant>
        <vt:i4>5</vt:i4>
      </vt:variant>
      <vt:variant>
        <vt:lpwstr/>
      </vt:variant>
      <vt:variant>
        <vt:lpwstr>_Toc472013466</vt:lpwstr>
      </vt:variant>
      <vt:variant>
        <vt:i4>1376307</vt:i4>
      </vt:variant>
      <vt:variant>
        <vt:i4>32</vt:i4>
      </vt:variant>
      <vt:variant>
        <vt:i4>0</vt:i4>
      </vt:variant>
      <vt:variant>
        <vt:i4>5</vt:i4>
      </vt:variant>
      <vt:variant>
        <vt:lpwstr/>
      </vt:variant>
      <vt:variant>
        <vt:lpwstr>_Toc472013465</vt:lpwstr>
      </vt:variant>
      <vt:variant>
        <vt:i4>1376307</vt:i4>
      </vt:variant>
      <vt:variant>
        <vt:i4>26</vt:i4>
      </vt:variant>
      <vt:variant>
        <vt:i4>0</vt:i4>
      </vt:variant>
      <vt:variant>
        <vt:i4>5</vt:i4>
      </vt:variant>
      <vt:variant>
        <vt:lpwstr/>
      </vt:variant>
      <vt:variant>
        <vt:lpwstr>_Toc472013464</vt:lpwstr>
      </vt:variant>
      <vt:variant>
        <vt:i4>1376307</vt:i4>
      </vt:variant>
      <vt:variant>
        <vt:i4>20</vt:i4>
      </vt:variant>
      <vt:variant>
        <vt:i4>0</vt:i4>
      </vt:variant>
      <vt:variant>
        <vt:i4>5</vt:i4>
      </vt:variant>
      <vt:variant>
        <vt:lpwstr/>
      </vt:variant>
      <vt:variant>
        <vt:lpwstr>_Toc472013463</vt:lpwstr>
      </vt:variant>
      <vt:variant>
        <vt:i4>1376307</vt:i4>
      </vt:variant>
      <vt:variant>
        <vt:i4>14</vt:i4>
      </vt:variant>
      <vt:variant>
        <vt:i4>0</vt:i4>
      </vt:variant>
      <vt:variant>
        <vt:i4>5</vt:i4>
      </vt:variant>
      <vt:variant>
        <vt:lpwstr/>
      </vt:variant>
      <vt:variant>
        <vt:lpwstr>_Toc472013462</vt:lpwstr>
      </vt:variant>
      <vt:variant>
        <vt:i4>1376307</vt:i4>
      </vt:variant>
      <vt:variant>
        <vt:i4>8</vt:i4>
      </vt:variant>
      <vt:variant>
        <vt:i4>0</vt:i4>
      </vt:variant>
      <vt:variant>
        <vt:i4>5</vt:i4>
      </vt:variant>
      <vt:variant>
        <vt:lpwstr/>
      </vt:variant>
      <vt:variant>
        <vt:lpwstr>_Toc472013461</vt:lpwstr>
      </vt:variant>
      <vt:variant>
        <vt:i4>1376307</vt:i4>
      </vt:variant>
      <vt:variant>
        <vt:i4>2</vt:i4>
      </vt:variant>
      <vt:variant>
        <vt:i4>0</vt:i4>
      </vt:variant>
      <vt:variant>
        <vt:i4>5</vt:i4>
      </vt:variant>
      <vt:variant>
        <vt:lpwstr/>
      </vt:variant>
      <vt:variant>
        <vt:lpwstr>_Toc472013460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 description goes here</dc:title>
  <dc:creator>suhoffma</dc:creator>
  <cp:lastModifiedBy>Ganteaume, Oscar [Axios]</cp:lastModifiedBy>
  <cp:revision>3</cp:revision>
  <cp:lastPrinted>2018-05-15T19:44:00Z</cp:lastPrinted>
  <dcterms:created xsi:type="dcterms:W3CDTF">2018-06-13T09:45:00Z</dcterms:created>
  <dcterms:modified xsi:type="dcterms:W3CDTF">2018-06-13T10:14:00Z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ingExpirationDate">
    <vt:lpwstr/>
  </property>
  <property fmtid="{D5CDD505-2E9C-101B-9397-08002B2CF9AE}" pid="3" name="PublishingStartDate">
    <vt:lpwstr/>
  </property>
</Properties>
</file>