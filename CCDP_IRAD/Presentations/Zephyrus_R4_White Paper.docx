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11E056" w14:textId="77777777" w:rsidR="00F11B89" w:rsidRPr="001378A7" w:rsidRDefault="00F11B89">
      <w:pPr>
        <w:rPr>
          <w:rFonts w:ascii="Arial" w:hAnsi="Arial" w:cs="Arial"/>
        </w:rPr>
      </w:pPr>
    </w:p>
    <w:p w14:paraId="0AD81764" w14:textId="77777777" w:rsidR="00EC18AC" w:rsidRPr="001378A7" w:rsidRDefault="00EC18AC" w:rsidP="0092359B">
      <w:pPr>
        <w:ind w:firstLine="720"/>
        <w:rPr>
          <w:rFonts w:ascii="Arial" w:hAnsi="Arial" w:cs="Arial"/>
        </w:rPr>
      </w:pPr>
    </w:p>
    <w:p w14:paraId="1F060A22" w14:textId="77777777" w:rsidR="00EC18AC" w:rsidRPr="001378A7" w:rsidRDefault="00EC18AC">
      <w:pPr>
        <w:rPr>
          <w:rFonts w:ascii="Arial" w:hAnsi="Arial" w:cs="Arial"/>
        </w:rPr>
      </w:pPr>
    </w:p>
    <w:p w14:paraId="45BF73AC" w14:textId="77777777" w:rsidR="00EC18AC" w:rsidRPr="001378A7" w:rsidRDefault="00EC18AC" w:rsidP="0092359B">
      <w:pPr>
        <w:rPr>
          <w:rFonts w:ascii="Arial" w:hAnsi="Arial" w:cs="Arial"/>
        </w:rPr>
      </w:pPr>
    </w:p>
    <w:p w14:paraId="5CC56599" w14:textId="77777777" w:rsidR="00EC18AC" w:rsidRPr="001378A7" w:rsidRDefault="00EC18AC">
      <w:pPr>
        <w:rPr>
          <w:rFonts w:ascii="Arial" w:hAnsi="Arial" w:cs="Arial"/>
        </w:rPr>
      </w:pPr>
    </w:p>
    <w:p w14:paraId="1BD78FCD" w14:textId="77777777" w:rsidR="00EC18AC" w:rsidRPr="001378A7" w:rsidRDefault="0092359B" w:rsidP="0092359B">
      <w:pPr>
        <w:tabs>
          <w:tab w:val="left" w:pos="2394"/>
          <w:tab w:val="left" w:pos="347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7B4708F" w14:textId="77777777" w:rsidR="00EC18AC" w:rsidRPr="001378A7" w:rsidRDefault="00EC18AC">
      <w:pPr>
        <w:rPr>
          <w:rFonts w:ascii="Arial" w:hAnsi="Arial" w:cs="Arial"/>
        </w:rPr>
      </w:pPr>
    </w:p>
    <w:p w14:paraId="204EE38F" w14:textId="77777777" w:rsidR="00D947B8" w:rsidRPr="001378A7" w:rsidRDefault="00D947B8" w:rsidP="00D947B8">
      <w:pPr>
        <w:rPr>
          <w:rFonts w:ascii="Arial" w:hAnsi="Arial" w:cs="Arial"/>
        </w:rPr>
      </w:pPr>
    </w:p>
    <w:p w14:paraId="0D7CB4FA" w14:textId="77777777" w:rsidR="00D947B8" w:rsidRPr="001378A7" w:rsidRDefault="00D947B8" w:rsidP="00D947B8">
      <w:pPr>
        <w:rPr>
          <w:rFonts w:ascii="Arial" w:hAnsi="Arial" w:cs="Arial"/>
        </w:rPr>
      </w:pPr>
    </w:p>
    <w:p w14:paraId="22C30989" w14:textId="77777777" w:rsidR="00D67D9F" w:rsidRDefault="00D67D9F" w:rsidP="00AE24CF">
      <w:pPr>
        <w:pStyle w:val="TOC"/>
      </w:pPr>
    </w:p>
    <w:p w14:paraId="2F519620" w14:textId="77777777" w:rsidR="00D67D9F" w:rsidRDefault="00D67D9F" w:rsidP="00AE24CF">
      <w:pPr>
        <w:pStyle w:val="TOC"/>
      </w:pPr>
    </w:p>
    <w:p w14:paraId="67F91CCB" w14:textId="77777777" w:rsidR="00D67D9F" w:rsidRDefault="00D67D9F" w:rsidP="00AE24CF">
      <w:pPr>
        <w:pStyle w:val="TOC"/>
      </w:pPr>
    </w:p>
    <w:p w14:paraId="5AD28969" w14:textId="77777777" w:rsidR="00D67D9F" w:rsidRDefault="00D67D9F" w:rsidP="00AE24CF">
      <w:pPr>
        <w:pStyle w:val="TOC"/>
      </w:pPr>
    </w:p>
    <w:p w14:paraId="59EE700A" w14:textId="77777777" w:rsidR="00D67D9F" w:rsidRDefault="00D67D9F" w:rsidP="00AE24CF">
      <w:pPr>
        <w:pStyle w:val="TOC"/>
      </w:pPr>
    </w:p>
    <w:p w14:paraId="2B4D02E1" w14:textId="77777777" w:rsidR="00D67D9F" w:rsidRDefault="00D67D9F" w:rsidP="00AE24CF">
      <w:pPr>
        <w:pStyle w:val="TOC"/>
      </w:pPr>
    </w:p>
    <w:p w14:paraId="755EB102" w14:textId="77777777" w:rsidR="00D67D9F" w:rsidRDefault="00D67D9F" w:rsidP="00AE24CF">
      <w:pPr>
        <w:pStyle w:val="TOC"/>
      </w:pPr>
    </w:p>
    <w:p w14:paraId="4CB99642" w14:textId="77777777" w:rsidR="00D67D9F" w:rsidRDefault="00D67D9F" w:rsidP="00AE24CF">
      <w:pPr>
        <w:pStyle w:val="TOC"/>
      </w:pPr>
    </w:p>
    <w:p w14:paraId="06C63779" w14:textId="77777777" w:rsidR="00D67D9F" w:rsidRDefault="00D67D9F" w:rsidP="00AE24CF">
      <w:pPr>
        <w:pStyle w:val="TOC"/>
      </w:pPr>
    </w:p>
    <w:p w14:paraId="7D4ADA18" w14:textId="77777777" w:rsidR="00D67D9F" w:rsidRDefault="00D67D9F" w:rsidP="00AE24CF">
      <w:pPr>
        <w:pStyle w:val="TOC"/>
      </w:pPr>
    </w:p>
    <w:p w14:paraId="04378E00" w14:textId="333B37B5" w:rsidR="00B407D3" w:rsidRPr="001378A7" w:rsidRDefault="00615675" w:rsidP="00615675">
      <w:pPr>
        <w:pStyle w:val="TOC"/>
        <w:jc w:val="center"/>
      </w:pPr>
      <w:r>
        <w:rPr>
          <w:lang w:eastAsia="en-US"/>
        </w:rPr>
        <w:drawing>
          <wp:inline distT="0" distB="0" distL="0" distR="0" wp14:anchorId="18A3D7CD" wp14:editId="522F7054">
            <wp:extent cx="2544792" cy="4472860"/>
            <wp:effectExtent l="0" t="0" r="8255" b="4445"/>
            <wp:docPr id="16" name="Picture 16" descr="C:\Temp\Sky-Fat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Temp\Sky-Fath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056" cy="449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7B8" w:rsidRPr="001378A7">
        <w:br w:type="page"/>
      </w:r>
      <w:bookmarkStart w:id="0" w:name="_Toc465260445"/>
      <w:r w:rsidR="00237BB6" w:rsidRPr="001378A7">
        <w:lastRenderedPageBreak/>
        <w:t>Table of Contents</w:t>
      </w:r>
    </w:p>
    <w:p w14:paraId="020894BD" w14:textId="77777777" w:rsidR="004834DE" w:rsidRDefault="00B407D3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r w:rsidRPr="001378A7">
        <w:rPr>
          <w:rFonts w:ascii="Arial" w:hAnsi="Arial" w:cs="Arial"/>
        </w:rPr>
        <w:fldChar w:fldCharType="begin"/>
      </w:r>
      <w:r w:rsidRPr="001378A7">
        <w:rPr>
          <w:rFonts w:ascii="Arial" w:hAnsi="Arial" w:cs="Arial"/>
        </w:rPr>
        <w:instrText xml:space="preserve"> TOC \o "1-3" \h \z \u </w:instrText>
      </w:r>
      <w:r w:rsidRPr="001378A7">
        <w:rPr>
          <w:rFonts w:ascii="Arial" w:hAnsi="Arial" w:cs="Arial"/>
        </w:rPr>
        <w:fldChar w:fldCharType="separate"/>
      </w:r>
      <w:hyperlink w:anchor="_Toc516661844" w:history="1">
        <w:r w:rsidR="004834DE" w:rsidRPr="00E33FDB">
          <w:rPr>
            <w:rStyle w:val="Hyperlink"/>
          </w:rPr>
          <w:t>1.0</w:t>
        </w:r>
        <w:r w:rsidR="004834D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4834DE" w:rsidRPr="00E33FDB">
          <w:rPr>
            <w:rStyle w:val="Hyperlink"/>
          </w:rPr>
          <w:t>Zephyrus  Introduction</w:t>
        </w:r>
        <w:r w:rsidR="004834DE">
          <w:rPr>
            <w:webHidden/>
          </w:rPr>
          <w:tab/>
        </w:r>
        <w:r w:rsidR="004834DE">
          <w:rPr>
            <w:webHidden/>
          </w:rPr>
          <w:fldChar w:fldCharType="begin"/>
        </w:r>
        <w:r w:rsidR="004834DE">
          <w:rPr>
            <w:webHidden/>
          </w:rPr>
          <w:instrText xml:space="preserve"> PAGEREF _Toc516661844 \h </w:instrText>
        </w:r>
        <w:r w:rsidR="004834DE">
          <w:rPr>
            <w:webHidden/>
          </w:rPr>
        </w:r>
        <w:r w:rsidR="004834DE">
          <w:rPr>
            <w:webHidden/>
          </w:rPr>
          <w:fldChar w:fldCharType="separate"/>
        </w:r>
        <w:r w:rsidR="004834DE">
          <w:rPr>
            <w:webHidden/>
          </w:rPr>
          <w:t>3</w:t>
        </w:r>
        <w:r w:rsidR="004834DE">
          <w:rPr>
            <w:webHidden/>
          </w:rPr>
          <w:fldChar w:fldCharType="end"/>
        </w:r>
      </w:hyperlink>
    </w:p>
    <w:p w14:paraId="1E3ED65A" w14:textId="77777777" w:rsidR="004834DE" w:rsidRDefault="00A41B5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16661845" w:history="1">
        <w:r w:rsidR="004834DE" w:rsidRPr="00E33FDB">
          <w:rPr>
            <w:rStyle w:val="Hyperlink"/>
          </w:rPr>
          <w:t>2.0</w:t>
        </w:r>
        <w:r w:rsidR="004834D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4834DE" w:rsidRPr="00E33FDB">
          <w:rPr>
            <w:rStyle w:val="Hyperlink"/>
          </w:rPr>
          <w:t>Problem Statement</w:t>
        </w:r>
        <w:r w:rsidR="004834DE">
          <w:rPr>
            <w:webHidden/>
          </w:rPr>
          <w:tab/>
        </w:r>
        <w:r w:rsidR="004834DE">
          <w:rPr>
            <w:webHidden/>
          </w:rPr>
          <w:fldChar w:fldCharType="begin"/>
        </w:r>
        <w:r w:rsidR="004834DE">
          <w:rPr>
            <w:webHidden/>
          </w:rPr>
          <w:instrText xml:space="preserve"> PAGEREF _Toc516661845 \h </w:instrText>
        </w:r>
        <w:r w:rsidR="004834DE">
          <w:rPr>
            <w:webHidden/>
          </w:rPr>
        </w:r>
        <w:r w:rsidR="004834DE">
          <w:rPr>
            <w:webHidden/>
          </w:rPr>
          <w:fldChar w:fldCharType="separate"/>
        </w:r>
        <w:r w:rsidR="004834DE">
          <w:rPr>
            <w:webHidden/>
          </w:rPr>
          <w:t>3</w:t>
        </w:r>
        <w:r w:rsidR="004834DE">
          <w:rPr>
            <w:webHidden/>
          </w:rPr>
          <w:fldChar w:fldCharType="end"/>
        </w:r>
      </w:hyperlink>
    </w:p>
    <w:p w14:paraId="6BB1FD4E" w14:textId="77777777" w:rsidR="004834DE" w:rsidRDefault="00A41B5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16661846" w:history="1">
        <w:r w:rsidR="004834DE" w:rsidRPr="00E33FDB">
          <w:rPr>
            <w:rStyle w:val="Hyperlink"/>
          </w:rPr>
          <w:t>3.0</w:t>
        </w:r>
        <w:r w:rsidR="004834D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4834DE" w:rsidRPr="00E33FDB">
          <w:rPr>
            <w:rStyle w:val="Hyperlink"/>
          </w:rPr>
          <w:t>The Axios Solution</w:t>
        </w:r>
        <w:r w:rsidR="004834DE">
          <w:rPr>
            <w:webHidden/>
          </w:rPr>
          <w:tab/>
        </w:r>
        <w:r w:rsidR="004834DE">
          <w:rPr>
            <w:webHidden/>
          </w:rPr>
          <w:fldChar w:fldCharType="begin"/>
        </w:r>
        <w:r w:rsidR="004834DE">
          <w:rPr>
            <w:webHidden/>
          </w:rPr>
          <w:instrText xml:space="preserve"> PAGEREF _Toc516661846 \h </w:instrText>
        </w:r>
        <w:r w:rsidR="004834DE">
          <w:rPr>
            <w:webHidden/>
          </w:rPr>
        </w:r>
        <w:r w:rsidR="004834DE">
          <w:rPr>
            <w:webHidden/>
          </w:rPr>
          <w:fldChar w:fldCharType="separate"/>
        </w:r>
        <w:r w:rsidR="004834DE">
          <w:rPr>
            <w:webHidden/>
          </w:rPr>
          <w:t>4</w:t>
        </w:r>
        <w:r w:rsidR="004834DE">
          <w:rPr>
            <w:webHidden/>
          </w:rPr>
          <w:fldChar w:fldCharType="end"/>
        </w:r>
      </w:hyperlink>
    </w:p>
    <w:p w14:paraId="264F9C8A" w14:textId="77777777" w:rsidR="004834DE" w:rsidRDefault="00A41B58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16661847" w:history="1">
        <w:r w:rsidR="004834DE" w:rsidRPr="00E33FDB">
          <w:rPr>
            <w:rStyle w:val="Hyperlink"/>
          </w:rPr>
          <w:t>3.1</w:t>
        </w:r>
        <w:r w:rsidR="004834D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4834DE" w:rsidRPr="00E33FDB">
          <w:rPr>
            <w:rStyle w:val="Hyperlink"/>
          </w:rPr>
          <w:t>Load Balancing and Resource Provisioning</w:t>
        </w:r>
        <w:r w:rsidR="004834DE">
          <w:rPr>
            <w:webHidden/>
          </w:rPr>
          <w:tab/>
        </w:r>
        <w:r w:rsidR="004834DE">
          <w:rPr>
            <w:webHidden/>
          </w:rPr>
          <w:fldChar w:fldCharType="begin"/>
        </w:r>
        <w:r w:rsidR="004834DE">
          <w:rPr>
            <w:webHidden/>
          </w:rPr>
          <w:instrText xml:space="preserve"> PAGEREF _Toc516661847 \h </w:instrText>
        </w:r>
        <w:r w:rsidR="004834DE">
          <w:rPr>
            <w:webHidden/>
          </w:rPr>
        </w:r>
        <w:r w:rsidR="004834DE">
          <w:rPr>
            <w:webHidden/>
          </w:rPr>
          <w:fldChar w:fldCharType="separate"/>
        </w:r>
        <w:r w:rsidR="004834DE">
          <w:rPr>
            <w:webHidden/>
          </w:rPr>
          <w:t>4</w:t>
        </w:r>
        <w:r w:rsidR="004834DE">
          <w:rPr>
            <w:webHidden/>
          </w:rPr>
          <w:fldChar w:fldCharType="end"/>
        </w:r>
      </w:hyperlink>
    </w:p>
    <w:p w14:paraId="57350FB5" w14:textId="77777777" w:rsidR="004834DE" w:rsidRDefault="00A41B58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16661848" w:history="1">
        <w:r w:rsidR="004834DE" w:rsidRPr="00E33FDB">
          <w:rPr>
            <w:rStyle w:val="Hyperlink"/>
          </w:rPr>
          <w:t>3.2</w:t>
        </w:r>
        <w:r w:rsidR="004834D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4834DE" w:rsidRPr="00E33FDB">
          <w:rPr>
            <w:rStyle w:val="Hyperlink"/>
          </w:rPr>
          <w:t>Resource Visibility</w:t>
        </w:r>
        <w:r w:rsidR="004834DE">
          <w:rPr>
            <w:webHidden/>
          </w:rPr>
          <w:tab/>
        </w:r>
        <w:r w:rsidR="004834DE">
          <w:rPr>
            <w:webHidden/>
          </w:rPr>
          <w:fldChar w:fldCharType="begin"/>
        </w:r>
        <w:r w:rsidR="004834DE">
          <w:rPr>
            <w:webHidden/>
          </w:rPr>
          <w:instrText xml:space="preserve"> PAGEREF _Toc516661848 \h </w:instrText>
        </w:r>
        <w:r w:rsidR="004834DE">
          <w:rPr>
            <w:webHidden/>
          </w:rPr>
        </w:r>
        <w:r w:rsidR="004834DE">
          <w:rPr>
            <w:webHidden/>
          </w:rPr>
          <w:fldChar w:fldCharType="separate"/>
        </w:r>
        <w:r w:rsidR="004834DE">
          <w:rPr>
            <w:webHidden/>
          </w:rPr>
          <w:t>4</w:t>
        </w:r>
        <w:r w:rsidR="004834DE">
          <w:rPr>
            <w:webHidden/>
          </w:rPr>
          <w:fldChar w:fldCharType="end"/>
        </w:r>
      </w:hyperlink>
    </w:p>
    <w:p w14:paraId="29A867B9" w14:textId="77777777" w:rsidR="004834DE" w:rsidRDefault="00A41B5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16661849" w:history="1">
        <w:r w:rsidR="004834DE" w:rsidRPr="00E33FDB">
          <w:rPr>
            <w:rStyle w:val="Hyperlink"/>
          </w:rPr>
          <w:t>4.0</w:t>
        </w:r>
        <w:r w:rsidR="004834D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4834DE" w:rsidRPr="00E33FDB">
          <w:rPr>
            <w:rStyle w:val="Hyperlink"/>
          </w:rPr>
          <w:t>The Cost Savings Business Case</w:t>
        </w:r>
        <w:r w:rsidR="004834DE">
          <w:rPr>
            <w:webHidden/>
          </w:rPr>
          <w:tab/>
        </w:r>
        <w:r w:rsidR="004834DE">
          <w:rPr>
            <w:webHidden/>
          </w:rPr>
          <w:fldChar w:fldCharType="begin"/>
        </w:r>
        <w:r w:rsidR="004834DE">
          <w:rPr>
            <w:webHidden/>
          </w:rPr>
          <w:instrText xml:space="preserve"> PAGEREF _Toc516661849 \h </w:instrText>
        </w:r>
        <w:r w:rsidR="004834DE">
          <w:rPr>
            <w:webHidden/>
          </w:rPr>
        </w:r>
        <w:r w:rsidR="004834DE">
          <w:rPr>
            <w:webHidden/>
          </w:rPr>
          <w:fldChar w:fldCharType="separate"/>
        </w:r>
        <w:r w:rsidR="004834DE">
          <w:rPr>
            <w:webHidden/>
          </w:rPr>
          <w:t>5</w:t>
        </w:r>
        <w:r w:rsidR="004834DE">
          <w:rPr>
            <w:webHidden/>
          </w:rPr>
          <w:fldChar w:fldCharType="end"/>
        </w:r>
      </w:hyperlink>
    </w:p>
    <w:p w14:paraId="0B1DB831" w14:textId="77777777" w:rsidR="00B407D3" w:rsidRPr="001378A7" w:rsidRDefault="00B407D3">
      <w:pPr>
        <w:rPr>
          <w:rFonts w:ascii="Arial" w:hAnsi="Arial" w:cs="Arial"/>
        </w:rPr>
      </w:pPr>
      <w:r w:rsidRPr="001378A7">
        <w:rPr>
          <w:rFonts w:ascii="Arial" w:hAnsi="Arial" w:cs="Arial"/>
          <w:b/>
          <w:bCs/>
          <w:noProof/>
        </w:rPr>
        <w:fldChar w:fldCharType="end"/>
      </w:r>
    </w:p>
    <w:p w14:paraId="0E2FDA70" w14:textId="44D90B88" w:rsidR="00381E09" w:rsidRDefault="00B407D3" w:rsidP="008808EC">
      <w:pPr>
        <w:pStyle w:val="Heading1"/>
      </w:pPr>
      <w:r w:rsidRPr="001378A7">
        <w:br w:type="page"/>
      </w:r>
      <w:bookmarkStart w:id="1" w:name="_Toc516661844"/>
      <w:r w:rsidR="00396CD0">
        <w:lastRenderedPageBreak/>
        <w:t xml:space="preserve">Zephyrus </w:t>
      </w:r>
      <w:r w:rsidR="00CB5668">
        <w:t xml:space="preserve"> </w:t>
      </w:r>
      <w:r w:rsidR="00E14909" w:rsidRPr="001378A7">
        <w:t>Introduction</w:t>
      </w:r>
      <w:bookmarkEnd w:id="0"/>
      <w:bookmarkEnd w:id="1"/>
    </w:p>
    <w:p w14:paraId="5CDBBBB9" w14:textId="77777777" w:rsidR="00381E09" w:rsidRPr="00381E09" w:rsidRDefault="00381E09" w:rsidP="00A82928"/>
    <w:p w14:paraId="74BD9B85" w14:textId="321845AC" w:rsidR="00874453" w:rsidRDefault="00874453" w:rsidP="00874453">
      <w:pPr>
        <w:rPr>
          <w:rFonts w:ascii="Arial" w:hAnsi="Arial" w:cs="Arial"/>
        </w:rPr>
      </w:pPr>
      <w:r w:rsidRPr="00381E09">
        <w:rPr>
          <w:rFonts w:ascii="Arial" w:hAnsi="Arial" w:cs="Arial"/>
        </w:rPr>
        <w:t xml:space="preserve">Axios, an LGS Innovations company, supports </w:t>
      </w:r>
      <w:r>
        <w:rPr>
          <w:rFonts w:ascii="Arial" w:hAnsi="Arial" w:cs="Arial"/>
        </w:rPr>
        <w:t>a number of IC and DoD customers</w:t>
      </w:r>
      <w:r w:rsidR="00216263">
        <w:rPr>
          <w:rFonts w:ascii="Arial" w:hAnsi="Arial" w:cs="Arial"/>
        </w:rPr>
        <w:t xml:space="preserve"> to include the Ground Enterprise Division (GED) of the NRO</w:t>
      </w:r>
      <w:r>
        <w:rPr>
          <w:rFonts w:ascii="Arial" w:hAnsi="Arial" w:cs="Arial"/>
        </w:rPr>
        <w:t xml:space="preserve"> in the areas of cl</w:t>
      </w:r>
      <w:r w:rsidR="00216263">
        <w:rPr>
          <w:rFonts w:ascii="Arial" w:hAnsi="Arial" w:cs="Arial"/>
        </w:rPr>
        <w:t xml:space="preserve">oud based mission frameworks, </w:t>
      </w:r>
      <w:r>
        <w:rPr>
          <w:rFonts w:ascii="Arial" w:hAnsi="Arial" w:cs="Arial"/>
        </w:rPr>
        <w:t>cloud infrastructure services</w:t>
      </w:r>
      <w:r w:rsidR="00216263">
        <w:rPr>
          <w:rFonts w:ascii="Arial" w:hAnsi="Arial" w:cs="Arial"/>
        </w:rPr>
        <w:t>, and signal processing applications</w:t>
      </w:r>
      <w:r w:rsidRPr="00381E09">
        <w:rPr>
          <w:rFonts w:ascii="Arial" w:hAnsi="Arial" w:cs="Arial"/>
        </w:rPr>
        <w:t>.</w:t>
      </w:r>
      <w:r w:rsidR="00216263">
        <w:rPr>
          <w:rFonts w:ascii="Arial" w:hAnsi="Arial" w:cs="Arial"/>
        </w:rPr>
        <w:t xml:space="preserve">  This whitepaper will describe a mission prototype</w:t>
      </w:r>
      <w:r w:rsidR="00483458">
        <w:rPr>
          <w:rFonts w:ascii="Arial" w:hAnsi="Arial" w:cs="Arial"/>
        </w:rPr>
        <w:t xml:space="preserve"> called </w:t>
      </w:r>
      <w:r w:rsidR="00396CD0">
        <w:rPr>
          <w:rFonts w:ascii="Arial" w:hAnsi="Arial" w:cs="Arial"/>
        </w:rPr>
        <w:t xml:space="preserve">Zephyrus </w:t>
      </w:r>
      <w:r w:rsidR="00216263">
        <w:rPr>
          <w:rFonts w:ascii="Arial" w:hAnsi="Arial" w:cs="Arial"/>
        </w:rPr>
        <w:t>that was developed by Axios under IRAD</w:t>
      </w:r>
      <w:r w:rsidR="00273302">
        <w:rPr>
          <w:rFonts w:ascii="Arial" w:hAnsi="Arial" w:cs="Arial"/>
        </w:rPr>
        <w:t>, and later used</w:t>
      </w:r>
      <w:r w:rsidR="00216263">
        <w:rPr>
          <w:rFonts w:ascii="Arial" w:hAnsi="Arial" w:cs="Arial"/>
        </w:rPr>
        <w:t xml:space="preserve"> in</w:t>
      </w:r>
      <w:r w:rsidR="00AC074F">
        <w:rPr>
          <w:rFonts w:ascii="Arial" w:hAnsi="Arial" w:cs="Arial"/>
        </w:rPr>
        <w:t xml:space="preserve"> support of our GED</w:t>
      </w:r>
      <w:r w:rsidR="00216263">
        <w:rPr>
          <w:rFonts w:ascii="Arial" w:hAnsi="Arial" w:cs="Arial"/>
        </w:rPr>
        <w:t xml:space="preserve"> Seven Hills program</w:t>
      </w:r>
      <w:r w:rsidR="00426F0E">
        <w:rPr>
          <w:rFonts w:ascii="Arial" w:hAnsi="Arial" w:cs="Arial"/>
        </w:rPr>
        <w:t xml:space="preserve">. </w:t>
      </w:r>
      <w:r w:rsidR="00AC074F">
        <w:rPr>
          <w:rFonts w:ascii="Arial" w:hAnsi="Arial" w:cs="Arial"/>
        </w:rPr>
        <w:t xml:space="preserve"> As a result of our tests,</w:t>
      </w:r>
      <w:r w:rsidR="00216263">
        <w:rPr>
          <w:rFonts w:ascii="Arial" w:hAnsi="Arial" w:cs="Arial"/>
        </w:rPr>
        <w:t xml:space="preserve"> we believe </w:t>
      </w:r>
      <w:r w:rsidR="00AC074F">
        <w:rPr>
          <w:rFonts w:ascii="Arial" w:hAnsi="Arial" w:cs="Arial"/>
        </w:rPr>
        <w:t xml:space="preserve">Zephyrus </w:t>
      </w:r>
      <w:r w:rsidR="00216263">
        <w:rPr>
          <w:rFonts w:ascii="Arial" w:hAnsi="Arial" w:cs="Arial"/>
        </w:rPr>
        <w:t>will have a positive cost &amp; performance</w:t>
      </w:r>
      <w:r w:rsidR="00483458">
        <w:rPr>
          <w:rFonts w:ascii="Arial" w:hAnsi="Arial" w:cs="Arial"/>
        </w:rPr>
        <w:t xml:space="preserve"> i</w:t>
      </w:r>
      <w:r w:rsidR="00A82928">
        <w:rPr>
          <w:rFonts w:ascii="Arial" w:hAnsi="Arial" w:cs="Arial"/>
        </w:rPr>
        <w:t>mpact for the NRO if matured</w:t>
      </w:r>
      <w:r w:rsidR="00483458">
        <w:rPr>
          <w:rFonts w:ascii="Arial" w:hAnsi="Arial" w:cs="Arial"/>
        </w:rPr>
        <w:t xml:space="preserve"> under Golden Compass contract.</w:t>
      </w:r>
    </w:p>
    <w:p w14:paraId="29042C10" w14:textId="77777777" w:rsidR="00381E09" w:rsidRDefault="00381E09" w:rsidP="00381E09">
      <w:pPr>
        <w:rPr>
          <w:rFonts w:ascii="Arial" w:hAnsi="Arial" w:cs="Arial"/>
        </w:rPr>
      </w:pPr>
    </w:p>
    <w:p w14:paraId="061C4A1A" w14:textId="0DA0C51B" w:rsidR="00AC074F" w:rsidRPr="004F6F8F" w:rsidRDefault="00396CD0" w:rsidP="00AC074F">
      <w:pPr>
        <w:rPr>
          <w:rFonts w:ascii="Arial" w:hAnsi="Arial" w:cs="Arial"/>
        </w:rPr>
      </w:pPr>
      <w:r>
        <w:rPr>
          <w:rFonts w:ascii="Arial" w:hAnsi="Arial" w:cs="Arial"/>
        </w:rPr>
        <w:t xml:space="preserve">Zephyrus </w:t>
      </w:r>
      <w:r w:rsidR="00381E09">
        <w:rPr>
          <w:rFonts w:ascii="Arial" w:hAnsi="Arial" w:cs="Arial"/>
        </w:rPr>
        <w:t>was developed under internal IRAD to explore</w:t>
      </w:r>
      <w:r w:rsidR="0058403D">
        <w:rPr>
          <w:rFonts w:ascii="Arial" w:hAnsi="Arial" w:cs="Arial"/>
        </w:rPr>
        <w:t xml:space="preserve"> </w:t>
      </w:r>
      <w:r w:rsidR="00273302">
        <w:rPr>
          <w:rFonts w:ascii="Arial" w:hAnsi="Arial" w:cs="Arial"/>
        </w:rPr>
        <w:t>cloud agnostic resource allocation, workload load balancing, and cost containment</w:t>
      </w:r>
      <w:r w:rsidR="00426F0E">
        <w:rPr>
          <w:rFonts w:ascii="Arial" w:hAnsi="Arial" w:cs="Arial"/>
        </w:rPr>
        <w:t xml:space="preserve"> in anticipation of the governments cloud processing initiatives</w:t>
      </w:r>
      <w:r w:rsidR="00273302">
        <w:rPr>
          <w:rFonts w:ascii="Arial" w:hAnsi="Arial" w:cs="Arial"/>
        </w:rPr>
        <w:t xml:space="preserve">.  </w:t>
      </w:r>
      <w:r w:rsidR="00AC074F" w:rsidRPr="004F6F8F">
        <w:rPr>
          <w:rFonts w:ascii="Arial" w:hAnsi="Arial" w:cs="Arial"/>
        </w:rPr>
        <w:t>In add</w:t>
      </w:r>
      <w:r w:rsidR="00AC074F">
        <w:rPr>
          <w:rFonts w:ascii="Arial" w:hAnsi="Arial" w:cs="Arial"/>
        </w:rPr>
        <w:t>ition to greatly simplifying C2S</w:t>
      </w:r>
      <w:r w:rsidR="00AC074F" w:rsidRPr="004F6F8F">
        <w:rPr>
          <w:rFonts w:ascii="Arial" w:hAnsi="Arial" w:cs="Arial"/>
        </w:rPr>
        <w:t xml:space="preserve"> resource provisioning</w:t>
      </w:r>
      <w:r w:rsidR="00AC074F">
        <w:rPr>
          <w:rFonts w:ascii="Arial" w:hAnsi="Arial" w:cs="Arial"/>
        </w:rPr>
        <w:t>,</w:t>
      </w:r>
      <w:r w:rsidR="00AC074F" w:rsidRPr="004F6F8F">
        <w:rPr>
          <w:rFonts w:ascii="Arial" w:hAnsi="Arial" w:cs="Arial"/>
        </w:rPr>
        <w:t xml:space="preserve"> saving valuable labor hours, Axios also successfully implemented dynamic load balancing to efficiently distribute mission processing loads.  Our </w:t>
      </w:r>
      <w:r w:rsidR="00AC074F">
        <w:rPr>
          <w:rFonts w:ascii="Arial" w:hAnsi="Arial" w:cs="Arial"/>
        </w:rPr>
        <w:t>Zephyrus</w:t>
      </w:r>
      <w:r w:rsidR="00AC074F" w:rsidRPr="004F6F8F">
        <w:rPr>
          <w:rFonts w:ascii="Arial" w:hAnsi="Arial" w:cs="Arial"/>
        </w:rPr>
        <w:t xml:space="preserve"> fin</w:t>
      </w:r>
      <w:r w:rsidR="00EF758A">
        <w:rPr>
          <w:rFonts w:ascii="Arial" w:hAnsi="Arial" w:cs="Arial"/>
        </w:rPr>
        <w:t>ancial results also show up to 5</w:t>
      </w:r>
      <w:r w:rsidR="00AC074F" w:rsidRPr="004F6F8F">
        <w:rPr>
          <w:rFonts w:ascii="Arial" w:hAnsi="Arial" w:cs="Arial"/>
        </w:rPr>
        <w:t xml:space="preserve">0% cost savings in the C2S environment over a stock C2S environment.  </w:t>
      </w:r>
    </w:p>
    <w:p w14:paraId="1C3BBC10" w14:textId="77777777" w:rsidR="00317191" w:rsidRDefault="00317191" w:rsidP="00A82928"/>
    <w:p w14:paraId="3AAA618B" w14:textId="7B2F6EC0" w:rsidR="00317191" w:rsidRPr="00E257C0" w:rsidRDefault="000B3A14" w:rsidP="00E257C0">
      <w:pPr>
        <w:rPr>
          <w:rFonts w:ascii="Arial" w:hAnsi="Arial" w:cs="Arial"/>
        </w:rPr>
      </w:pPr>
      <w:r w:rsidRPr="00E257C0">
        <w:rPr>
          <w:rFonts w:ascii="Arial" w:hAnsi="Arial" w:cs="Arial"/>
        </w:rPr>
        <w:t xml:space="preserve">The </w:t>
      </w:r>
      <w:r w:rsidR="00396CD0">
        <w:rPr>
          <w:rFonts w:ascii="Arial" w:hAnsi="Arial" w:cs="Arial"/>
        </w:rPr>
        <w:t xml:space="preserve">Zephyrus </w:t>
      </w:r>
      <w:r w:rsidR="00317191" w:rsidRPr="00E257C0">
        <w:rPr>
          <w:rFonts w:ascii="Arial" w:hAnsi="Arial" w:cs="Arial"/>
        </w:rPr>
        <w:t xml:space="preserve">solution described </w:t>
      </w:r>
      <w:r w:rsidR="003E2F49" w:rsidRPr="00E257C0">
        <w:rPr>
          <w:rFonts w:ascii="Arial" w:hAnsi="Arial" w:cs="Arial"/>
        </w:rPr>
        <w:t>in section 3.0 below</w:t>
      </w:r>
      <w:r w:rsidR="00317191" w:rsidRPr="00E257C0">
        <w:rPr>
          <w:rFonts w:ascii="Arial" w:hAnsi="Arial" w:cs="Arial"/>
        </w:rPr>
        <w:t xml:space="preserve"> will</w:t>
      </w:r>
      <w:r w:rsidR="005900DD" w:rsidRPr="00E257C0">
        <w:rPr>
          <w:rFonts w:ascii="Arial" w:hAnsi="Arial" w:cs="Arial"/>
        </w:rPr>
        <w:t xml:space="preserve"> </w:t>
      </w:r>
      <w:r w:rsidR="003E2F49" w:rsidRPr="00E257C0">
        <w:rPr>
          <w:rFonts w:ascii="Arial" w:hAnsi="Arial" w:cs="Arial"/>
        </w:rPr>
        <w:t>walk you through the key features of the tool and how they can be of benefit to th</w:t>
      </w:r>
      <w:r w:rsidR="00F31E1D" w:rsidRPr="00E257C0">
        <w:rPr>
          <w:rFonts w:ascii="Arial" w:hAnsi="Arial" w:cs="Arial"/>
        </w:rPr>
        <w:t>e overall NRO mission.  If the</w:t>
      </w:r>
      <w:r w:rsidRPr="00E257C0">
        <w:rPr>
          <w:rFonts w:ascii="Arial" w:hAnsi="Arial" w:cs="Arial"/>
        </w:rPr>
        <w:t xml:space="preserve"> </w:t>
      </w:r>
      <w:r w:rsidR="00AC074F">
        <w:rPr>
          <w:rFonts w:ascii="Arial" w:hAnsi="Arial" w:cs="Arial"/>
        </w:rPr>
        <w:t>Zephyrus</w:t>
      </w:r>
      <w:r w:rsidR="00F31E1D" w:rsidRPr="00E257C0">
        <w:rPr>
          <w:rFonts w:ascii="Arial" w:hAnsi="Arial" w:cs="Arial"/>
        </w:rPr>
        <w:t xml:space="preserve"> features and</w:t>
      </w:r>
      <w:r w:rsidR="003E2F49" w:rsidRPr="00E257C0">
        <w:rPr>
          <w:rFonts w:ascii="Arial" w:hAnsi="Arial" w:cs="Arial"/>
        </w:rPr>
        <w:t xml:space="preserve"> benefits resonate with the Golden Compass program office</w:t>
      </w:r>
      <w:r w:rsidR="00F31E1D" w:rsidRPr="00E257C0">
        <w:rPr>
          <w:rFonts w:ascii="Arial" w:hAnsi="Arial" w:cs="Arial"/>
        </w:rPr>
        <w:t>,</w:t>
      </w:r>
      <w:r w:rsidR="003E2F49" w:rsidRPr="00E257C0">
        <w:rPr>
          <w:rFonts w:ascii="Arial" w:hAnsi="Arial" w:cs="Arial"/>
        </w:rPr>
        <w:t xml:space="preserve"> Axios proposes taking this IRAD prototype and </w:t>
      </w:r>
      <w:r w:rsidR="00F31E1D" w:rsidRPr="00E257C0">
        <w:rPr>
          <w:rFonts w:ascii="Arial" w:hAnsi="Arial" w:cs="Arial"/>
        </w:rPr>
        <w:t>developing it into an enabling mission application</w:t>
      </w:r>
      <w:r w:rsidR="003E2F49" w:rsidRPr="00E257C0">
        <w:rPr>
          <w:rFonts w:ascii="Arial" w:hAnsi="Arial" w:cs="Arial"/>
        </w:rPr>
        <w:t xml:space="preserve"> </w:t>
      </w:r>
      <w:r w:rsidR="00F31E1D" w:rsidRPr="00E257C0">
        <w:rPr>
          <w:rFonts w:ascii="Arial" w:hAnsi="Arial" w:cs="Arial"/>
        </w:rPr>
        <w:t>intended</w:t>
      </w:r>
      <w:r w:rsidR="003E2F49" w:rsidRPr="00E257C0">
        <w:rPr>
          <w:rFonts w:ascii="Arial" w:hAnsi="Arial" w:cs="Arial"/>
        </w:rPr>
        <w:t xml:space="preserve"> for widespread </w:t>
      </w:r>
      <w:r w:rsidR="00F31E1D" w:rsidRPr="00E257C0">
        <w:rPr>
          <w:rFonts w:ascii="Arial" w:hAnsi="Arial" w:cs="Arial"/>
        </w:rPr>
        <w:t>C2S</w:t>
      </w:r>
      <w:r w:rsidR="003E2F49" w:rsidRPr="00E257C0">
        <w:rPr>
          <w:rFonts w:ascii="Arial" w:hAnsi="Arial" w:cs="Arial"/>
        </w:rPr>
        <w:t xml:space="preserve"> </w:t>
      </w:r>
      <w:r w:rsidR="00A82928">
        <w:rPr>
          <w:rFonts w:ascii="Arial" w:hAnsi="Arial" w:cs="Arial"/>
        </w:rPr>
        <w:t xml:space="preserve">cost savings and </w:t>
      </w:r>
      <w:r w:rsidR="003E2F49" w:rsidRPr="00E257C0">
        <w:rPr>
          <w:rFonts w:ascii="Arial" w:hAnsi="Arial" w:cs="Arial"/>
        </w:rPr>
        <w:t>us</w:t>
      </w:r>
      <w:r w:rsidR="00F31E1D" w:rsidRPr="00E257C0">
        <w:rPr>
          <w:rFonts w:ascii="Arial" w:hAnsi="Arial" w:cs="Arial"/>
        </w:rPr>
        <w:t>e</w:t>
      </w:r>
      <w:r w:rsidR="003E2F49" w:rsidRPr="00E257C0">
        <w:rPr>
          <w:rFonts w:ascii="Arial" w:hAnsi="Arial" w:cs="Arial"/>
        </w:rPr>
        <w:t xml:space="preserve">.  </w:t>
      </w:r>
    </w:p>
    <w:p w14:paraId="356CE006" w14:textId="77777777" w:rsidR="00381E09" w:rsidRDefault="00381E09" w:rsidP="00A82928"/>
    <w:p w14:paraId="2CDB0772" w14:textId="77777777" w:rsidR="00E14909" w:rsidRPr="001378A7" w:rsidRDefault="0052318D" w:rsidP="008808EC">
      <w:pPr>
        <w:pStyle w:val="Heading1"/>
      </w:pPr>
      <w:bookmarkStart w:id="2" w:name="_Toc516661845"/>
      <w:r>
        <w:t>Problem Statement</w:t>
      </w:r>
      <w:bookmarkEnd w:id="2"/>
    </w:p>
    <w:p w14:paraId="048514C0" w14:textId="77777777" w:rsidR="000B255D" w:rsidRDefault="000B255D" w:rsidP="00365D4C">
      <w:pPr>
        <w:rPr>
          <w:rFonts w:ascii="Arial" w:hAnsi="Arial" w:cs="Arial"/>
        </w:rPr>
      </w:pPr>
      <w:bookmarkStart w:id="3" w:name="_Toc465260446"/>
    </w:p>
    <w:bookmarkEnd w:id="3"/>
    <w:p w14:paraId="677EDED0" w14:textId="4711BD76" w:rsidR="005B3EE9" w:rsidRDefault="005B3EE9" w:rsidP="005B3EE9">
      <w:pPr>
        <w:rPr>
          <w:rFonts w:ascii="Arial" w:hAnsi="Arial" w:cs="Arial"/>
        </w:rPr>
      </w:pPr>
      <w:r w:rsidRPr="003C023B">
        <w:rPr>
          <w:rFonts w:ascii="Arial" w:hAnsi="Arial" w:cs="Arial"/>
        </w:rPr>
        <w:t xml:space="preserve">Cloud Services Providers deliver powerful </w:t>
      </w:r>
      <w:r>
        <w:rPr>
          <w:rFonts w:ascii="Arial" w:hAnsi="Arial" w:cs="Arial"/>
        </w:rPr>
        <w:t>fee</w:t>
      </w:r>
      <w:del w:id="4" w:author="Ganteaume, Oscar [Axios]" w:date="2018-06-18T05:12:00Z">
        <w:r w:rsidDel="00F55B23">
          <w:rPr>
            <w:rFonts w:ascii="Arial" w:hAnsi="Arial" w:cs="Arial"/>
          </w:rPr>
          <w:delText xml:space="preserve"> </w:delText>
        </w:r>
      </w:del>
      <w:ins w:id="5" w:author="Ganteaume, Oscar [Axios]" w:date="2018-06-18T05:12:00Z">
        <w:r w:rsidR="00F55B23">
          <w:rPr>
            <w:rFonts w:ascii="Arial" w:hAnsi="Arial" w:cs="Arial"/>
          </w:rPr>
          <w:t>-</w:t>
        </w:r>
      </w:ins>
      <w:r>
        <w:rPr>
          <w:rFonts w:ascii="Arial" w:hAnsi="Arial" w:cs="Arial"/>
        </w:rPr>
        <w:t>for</w:t>
      </w:r>
      <w:del w:id="6" w:author="Ganteaume, Oscar [Axios]" w:date="2018-06-18T05:12:00Z">
        <w:r w:rsidDel="00F55B23">
          <w:rPr>
            <w:rFonts w:ascii="Arial" w:hAnsi="Arial" w:cs="Arial"/>
          </w:rPr>
          <w:delText xml:space="preserve"> </w:delText>
        </w:r>
      </w:del>
      <w:ins w:id="7" w:author="Ganteaume, Oscar [Axios]" w:date="2018-06-18T05:12:00Z">
        <w:r w:rsidR="00F55B23">
          <w:rPr>
            <w:rFonts w:ascii="Arial" w:hAnsi="Arial" w:cs="Arial"/>
          </w:rPr>
          <w:t>-</w:t>
        </w:r>
      </w:ins>
      <w:r>
        <w:rPr>
          <w:rFonts w:ascii="Arial" w:hAnsi="Arial" w:cs="Arial"/>
        </w:rPr>
        <w:t xml:space="preserve">service </w:t>
      </w:r>
      <w:r w:rsidRPr="003C023B">
        <w:rPr>
          <w:rFonts w:ascii="Arial" w:hAnsi="Arial" w:cs="Arial"/>
        </w:rPr>
        <w:t>capabilities which enable users to easily access computing resources.   The complexity required to efficiently utilize those resource</w:t>
      </w:r>
      <w:r>
        <w:rPr>
          <w:rFonts w:ascii="Arial" w:hAnsi="Arial" w:cs="Arial"/>
        </w:rPr>
        <w:t>s</w:t>
      </w:r>
      <w:r w:rsidRPr="003C023B">
        <w:rPr>
          <w:rFonts w:ascii="Arial" w:hAnsi="Arial" w:cs="Arial"/>
        </w:rPr>
        <w:t xml:space="preserve"> however</w:t>
      </w:r>
      <w:r>
        <w:rPr>
          <w:rFonts w:ascii="Arial" w:hAnsi="Arial" w:cs="Arial"/>
        </w:rPr>
        <w:t>,</w:t>
      </w:r>
      <w:r w:rsidRPr="003C023B">
        <w:rPr>
          <w:rFonts w:ascii="Arial" w:hAnsi="Arial" w:cs="Arial"/>
        </w:rPr>
        <w:t xml:space="preserve"> can inhibit </w:t>
      </w:r>
      <w:r>
        <w:rPr>
          <w:rFonts w:ascii="Arial" w:hAnsi="Arial" w:cs="Arial"/>
        </w:rPr>
        <w:t xml:space="preserve">a developer </w:t>
      </w:r>
      <w:r w:rsidRPr="003C023B">
        <w:rPr>
          <w:rFonts w:ascii="Arial" w:hAnsi="Arial" w:cs="Arial"/>
        </w:rPr>
        <w:t xml:space="preserve">from </w:t>
      </w:r>
      <w:r>
        <w:rPr>
          <w:rFonts w:ascii="Arial" w:hAnsi="Arial" w:cs="Arial"/>
        </w:rPr>
        <w:t>implementing their project in a straight forward and cost effective manner.  AWS’ overly complicated auto-scaling feature</w:t>
      </w:r>
      <w:ins w:id="8" w:author="Ganteaume, Oscar [Axios]" w:date="2018-06-18T05:12:00Z">
        <w:r w:rsidR="00F55B23">
          <w:rPr>
            <w:rFonts w:ascii="Arial" w:hAnsi="Arial" w:cs="Arial"/>
          </w:rPr>
          <w:t>,</w:t>
        </w:r>
      </w:ins>
      <w:r>
        <w:rPr>
          <w:rFonts w:ascii="Arial" w:hAnsi="Arial" w:cs="Arial"/>
        </w:rPr>
        <w:t xml:space="preserve"> for example</w:t>
      </w:r>
      <w:ins w:id="9" w:author="Ganteaume, Oscar [Axios]" w:date="2018-06-18T05:12:00Z">
        <w:r w:rsidR="00F55B23">
          <w:rPr>
            <w:rFonts w:ascii="Arial" w:hAnsi="Arial" w:cs="Arial"/>
          </w:rPr>
          <w:t>,</w:t>
        </w:r>
      </w:ins>
      <w:r>
        <w:rPr>
          <w:rFonts w:ascii="Arial" w:hAnsi="Arial" w:cs="Arial"/>
        </w:rPr>
        <w:t xml:space="preserve"> typically isn’t used because of the complexity in implementing:</w:t>
      </w:r>
    </w:p>
    <w:p w14:paraId="0936BD17" w14:textId="77777777" w:rsidR="005B3EE9" w:rsidRDefault="005B3EE9" w:rsidP="005B3EE9">
      <w:pPr>
        <w:rPr>
          <w:rFonts w:ascii="Arial" w:hAnsi="Arial" w:cs="Arial"/>
        </w:rPr>
      </w:pPr>
    </w:p>
    <w:p w14:paraId="1400C192" w14:textId="77777777" w:rsidR="005B3EE9" w:rsidRDefault="005B3EE9" w:rsidP="005B3EE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Custom Threshold Metrics</w:t>
      </w:r>
    </w:p>
    <w:p w14:paraId="7C0EC9F0" w14:textId="77777777" w:rsidR="005B3EE9" w:rsidRDefault="005B3EE9" w:rsidP="005B3EE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Service Request Roles</w:t>
      </w:r>
    </w:p>
    <w:p w14:paraId="5E65FC77" w14:textId="77777777" w:rsidR="005B3EE9" w:rsidRDefault="005B3EE9" w:rsidP="005B3EE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Launch Configurations</w:t>
      </w:r>
    </w:p>
    <w:p w14:paraId="099339E0" w14:textId="77777777" w:rsidR="005B3EE9" w:rsidRDefault="005B3EE9" w:rsidP="005B3EE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Auto Scaling Groups</w:t>
      </w:r>
    </w:p>
    <w:p w14:paraId="701FF547" w14:textId="77777777" w:rsidR="005B3EE9" w:rsidRDefault="005B3EE9" w:rsidP="005B3EE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Alarm Creation</w:t>
      </w:r>
    </w:p>
    <w:p w14:paraId="151199C2" w14:textId="77777777" w:rsidR="005B3EE9" w:rsidRPr="007034FA" w:rsidRDefault="005B3EE9" w:rsidP="005B3EE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Policy Creation</w:t>
      </w:r>
    </w:p>
    <w:p w14:paraId="5F446FC8" w14:textId="77777777" w:rsidR="005B3EE9" w:rsidRDefault="005B3EE9" w:rsidP="005B3EE9">
      <w:pPr>
        <w:rPr>
          <w:rFonts w:ascii="Arial" w:hAnsi="Arial" w:cs="Arial"/>
        </w:rPr>
      </w:pPr>
    </w:p>
    <w:p w14:paraId="46E2E654" w14:textId="158D84A7" w:rsidR="0093321A" w:rsidRDefault="0093321A" w:rsidP="005B3EE9">
      <w:pPr>
        <w:rPr>
          <w:rFonts w:ascii="Arial" w:hAnsi="Arial" w:cs="Arial"/>
        </w:rPr>
      </w:pPr>
      <w:r>
        <w:rPr>
          <w:rFonts w:ascii="Arial" w:hAnsi="Arial" w:cs="Arial"/>
        </w:rPr>
        <w:t xml:space="preserve">More commonly, a developer will statically over provision resources to guarantee functionality.  </w:t>
      </w:r>
    </w:p>
    <w:p w14:paraId="160BBEB6" w14:textId="77777777" w:rsidR="0093321A" w:rsidRDefault="0093321A" w:rsidP="005B3EE9">
      <w:pPr>
        <w:rPr>
          <w:rFonts w:ascii="Arial" w:hAnsi="Arial" w:cs="Arial"/>
        </w:rPr>
      </w:pPr>
    </w:p>
    <w:p w14:paraId="4DD10131" w14:textId="6BB65F31" w:rsidR="00705A8C" w:rsidRPr="00C60899" w:rsidRDefault="005B3EE9" w:rsidP="00C6089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Zephyrus</w:t>
      </w:r>
      <w:r w:rsidRPr="003C023B">
        <w:rPr>
          <w:rFonts w:ascii="Arial" w:hAnsi="Arial" w:cs="Arial"/>
        </w:rPr>
        <w:t xml:space="preserve">’ primarily design </w:t>
      </w:r>
      <w:r>
        <w:rPr>
          <w:rFonts w:ascii="Arial" w:hAnsi="Arial" w:cs="Arial"/>
        </w:rPr>
        <w:t>goal is to abstract and simplify</w:t>
      </w:r>
      <w:r w:rsidRPr="003C023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dynamic resource allocation </w:t>
      </w:r>
      <w:r w:rsidR="00ED431B">
        <w:rPr>
          <w:rFonts w:ascii="Arial" w:hAnsi="Arial" w:cs="Arial"/>
        </w:rPr>
        <w:t xml:space="preserve">and load balancing </w:t>
      </w:r>
      <w:r>
        <w:rPr>
          <w:rFonts w:ascii="Arial" w:hAnsi="Arial" w:cs="Arial"/>
        </w:rPr>
        <w:t xml:space="preserve">by </w:t>
      </w:r>
      <w:r w:rsidRPr="003C023B">
        <w:rPr>
          <w:rFonts w:ascii="Arial" w:hAnsi="Arial" w:cs="Arial"/>
        </w:rPr>
        <w:t>h</w:t>
      </w:r>
      <w:r>
        <w:rPr>
          <w:rFonts w:ascii="Arial" w:hAnsi="Arial" w:cs="Arial"/>
        </w:rPr>
        <w:t>iding AWS’</w:t>
      </w:r>
      <w:r w:rsidRPr="003C023B">
        <w:rPr>
          <w:rFonts w:ascii="Arial" w:hAnsi="Arial" w:cs="Arial"/>
        </w:rPr>
        <w:t xml:space="preserve"> inherent complexity</w:t>
      </w:r>
      <w:r>
        <w:rPr>
          <w:rFonts w:ascii="Arial" w:hAnsi="Arial" w:cs="Arial"/>
        </w:rPr>
        <w:t>.  The added benefit of elegantly applying dynamic resource control</w:t>
      </w:r>
      <w:r w:rsidR="00EF758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results in significant AWS cost reductions.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60"/>
      </w:tblGrid>
      <w:tr w:rsidR="00E14909" w:rsidRPr="001378A7" w14:paraId="0C94B1E3" w14:textId="77777777" w:rsidTr="00B407D3">
        <w:tc>
          <w:tcPr>
            <w:tcW w:w="9576" w:type="dxa"/>
            <w:shd w:val="clear" w:color="auto" w:fill="auto"/>
          </w:tcPr>
          <w:p w14:paraId="4A35CA0A" w14:textId="77777777" w:rsidR="00E14909" w:rsidRPr="001378A7" w:rsidRDefault="00E14909" w:rsidP="00C60899"/>
        </w:tc>
      </w:tr>
    </w:tbl>
    <w:p w14:paraId="3F790A30" w14:textId="77777777" w:rsidR="00E14909" w:rsidRPr="00BC7E90" w:rsidRDefault="000B3A14" w:rsidP="00BC7E90">
      <w:pPr>
        <w:pStyle w:val="Heading1"/>
      </w:pPr>
      <w:bookmarkStart w:id="10" w:name="_Toc516661846"/>
      <w:r>
        <w:t>The Axios</w:t>
      </w:r>
      <w:r w:rsidR="00BC7E90" w:rsidRPr="00BC7E90">
        <w:t xml:space="preserve"> Solution</w:t>
      </w:r>
      <w:bookmarkEnd w:id="10"/>
    </w:p>
    <w:p w14:paraId="21889A2C" w14:textId="77777777" w:rsidR="0052318D" w:rsidRDefault="0052318D" w:rsidP="00BC7E90">
      <w:pPr>
        <w:pStyle w:val="BodyText"/>
        <w:rPr>
          <w:rFonts w:ascii="Arial" w:hAnsi="Arial" w:cs="Arial"/>
        </w:rPr>
      </w:pPr>
    </w:p>
    <w:p w14:paraId="034F1119" w14:textId="500B0697" w:rsidR="008E5D20" w:rsidRPr="003C023B" w:rsidRDefault="00501932" w:rsidP="008E5D20">
      <w:pPr>
        <w:rPr>
          <w:rFonts w:ascii="Arial" w:hAnsi="Arial" w:cs="Arial"/>
        </w:rPr>
      </w:pPr>
      <w:r>
        <w:rPr>
          <w:rFonts w:ascii="Arial" w:hAnsi="Arial" w:cs="Arial"/>
        </w:rPr>
        <w:t>Taking into account the current shortcomings of the AWS services, Zephyrus</w:t>
      </w:r>
      <w:r w:rsidRPr="003C023B">
        <w:rPr>
          <w:rFonts w:ascii="Arial" w:hAnsi="Arial" w:cs="Arial"/>
        </w:rPr>
        <w:t xml:space="preserve">’ primarily design goal is to facilitate </w:t>
      </w:r>
      <w:r>
        <w:rPr>
          <w:rFonts w:ascii="Arial" w:hAnsi="Arial" w:cs="Arial"/>
        </w:rPr>
        <w:t xml:space="preserve">dynamic resource allocation while </w:t>
      </w:r>
      <w:r w:rsidRPr="003C023B">
        <w:rPr>
          <w:rFonts w:ascii="Arial" w:hAnsi="Arial" w:cs="Arial"/>
        </w:rPr>
        <w:t>hiding its inherent complexity</w:t>
      </w:r>
      <w:r w:rsidR="00A04224">
        <w:rPr>
          <w:rFonts w:ascii="Arial" w:hAnsi="Arial" w:cs="Arial"/>
        </w:rPr>
        <w:t>,</w:t>
      </w:r>
      <w:r w:rsidR="008E5D20">
        <w:rPr>
          <w:rFonts w:ascii="Arial" w:hAnsi="Arial" w:cs="Arial"/>
        </w:rPr>
        <w:t xml:space="preserve"> d</w:t>
      </w:r>
      <w:r w:rsidR="00A04224">
        <w:rPr>
          <w:rFonts w:ascii="Arial" w:hAnsi="Arial" w:cs="Arial"/>
        </w:rPr>
        <w:t>ynamically “right-sizing” workloads</w:t>
      </w:r>
      <w:r w:rsidR="008E5D20">
        <w:rPr>
          <w:rFonts w:ascii="Arial" w:hAnsi="Arial" w:cs="Arial"/>
        </w:rPr>
        <w:t xml:space="preserve"> &amp; providing visibility in a c</w:t>
      </w:r>
      <w:r w:rsidRPr="0052318D">
        <w:rPr>
          <w:rFonts w:ascii="Arial" w:hAnsi="Arial" w:cs="Arial"/>
        </w:rPr>
        <w:t>loud agnostic environment</w:t>
      </w:r>
      <w:r>
        <w:rPr>
          <w:rFonts w:ascii="Arial" w:hAnsi="Arial" w:cs="Arial"/>
        </w:rPr>
        <w:t xml:space="preserve">.  </w:t>
      </w:r>
    </w:p>
    <w:p w14:paraId="64E78A80" w14:textId="77777777" w:rsidR="000B3A14" w:rsidRDefault="000B3A14" w:rsidP="00BC7E90">
      <w:pPr>
        <w:pStyle w:val="BodyText"/>
        <w:rPr>
          <w:rFonts w:ascii="Arial" w:hAnsi="Arial" w:cs="Arial"/>
        </w:rPr>
      </w:pPr>
    </w:p>
    <w:p w14:paraId="21B93249" w14:textId="4DD0F1C2" w:rsidR="00FF0FEC" w:rsidRDefault="003539CF" w:rsidP="000B3A14">
      <w:pPr>
        <w:pStyle w:val="Heading2"/>
      </w:pPr>
      <w:bookmarkStart w:id="11" w:name="_Toc516661847"/>
      <w:r>
        <w:t xml:space="preserve">Load Balancing and </w:t>
      </w:r>
      <w:r w:rsidR="00FF0FEC">
        <w:t>Resource Provisioning</w:t>
      </w:r>
      <w:bookmarkEnd w:id="11"/>
    </w:p>
    <w:p w14:paraId="31537BF5" w14:textId="77777777" w:rsidR="00A04224" w:rsidRDefault="00A04224" w:rsidP="00A04224">
      <w:pPr>
        <w:rPr>
          <w:rFonts w:ascii="Arial" w:hAnsi="Arial" w:cs="Arial"/>
        </w:rPr>
      </w:pPr>
    </w:p>
    <w:p w14:paraId="1629C6A3" w14:textId="2A10BFAE" w:rsidR="007E54A9" w:rsidRDefault="00396CD0" w:rsidP="00A04224">
      <w:pPr>
        <w:rPr>
          <w:rFonts w:ascii="Arial" w:hAnsi="Arial" w:cs="Arial"/>
        </w:rPr>
      </w:pPr>
      <w:r w:rsidRPr="00A04224">
        <w:rPr>
          <w:rFonts w:ascii="Arial" w:hAnsi="Arial" w:cs="Arial"/>
        </w:rPr>
        <w:t>Zephyrus</w:t>
      </w:r>
      <w:r w:rsidR="007E54A9">
        <w:rPr>
          <w:rFonts w:ascii="Arial" w:hAnsi="Arial" w:cs="Arial"/>
        </w:rPr>
        <w:t xml:space="preserve"> has the ability to start virtual machines only when needed and terminating them when no longer needed.  It offers</w:t>
      </w:r>
      <w:r w:rsidRPr="00A04224">
        <w:rPr>
          <w:rFonts w:ascii="Arial" w:hAnsi="Arial" w:cs="Arial"/>
        </w:rPr>
        <w:t xml:space="preserve"> load balancing and auto-scaling feat</w:t>
      </w:r>
      <w:r w:rsidR="007E54A9">
        <w:rPr>
          <w:rFonts w:ascii="Arial" w:hAnsi="Arial" w:cs="Arial"/>
        </w:rPr>
        <w:t>ures, but also provides a method</w:t>
      </w:r>
      <w:r w:rsidRPr="00A04224">
        <w:rPr>
          <w:rFonts w:ascii="Arial" w:hAnsi="Arial" w:cs="Arial"/>
        </w:rPr>
        <w:t xml:space="preserve"> for </w:t>
      </w:r>
      <w:r w:rsidR="00D739D1">
        <w:rPr>
          <w:rFonts w:ascii="Arial" w:hAnsi="Arial" w:cs="Arial"/>
        </w:rPr>
        <w:t>customizing</w:t>
      </w:r>
      <w:r w:rsidR="007E54A9">
        <w:rPr>
          <w:rFonts w:ascii="Arial" w:hAnsi="Arial" w:cs="Arial"/>
        </w:rPr>
        <w:t xml:space="preserve"> the algorithms</w:t>
      </w:r>
      <w:r w:rsidR="00D739D1">
        <w:rPr>
          <w:rFonts w:ascii="Arial" w:hAnsi="Arial" w:cs="Arial"/>
        </w:rPr>
        <w:t xml:space="preserve"> if warranted by mission circumstances</w:t>
      </w:r>
      <w:r w:rsidR="007E54A9">
        <w:rPr>
          <w:rFonts w:ascii="Arial" w:hAnsi="Arial" w:cs="Arial"/>
        </w:rPr>
        <w:t xml:space="preserve">.  </w:t>
      </w:r>
    </w:p>
    <w:p w14:paraId="16AFA0C2" w14:textId="77777777" w:rsidR="002F4281" w:rsidRDefault="002F4281" w:rsidP="00A04224">
      <w:pPr>
        <w:rPr>
          <w:rFonts w:ascii="Arial" w:hAnsi="Arial" w:cs="Arial"/>
        </w:rPr>
      </w:pPr>
    </w:p>
    <w:p w14:paraId="7C7BE188" w14:textId="21456978" w:rsidR="00777D7F" w:rsidRDefault="002F4281" w:rsidP="00A04224">
      <w:pPr>
        <w:rPr>
          <w:rFonts w:ascii="Arial" w:hAnsi="Arial" w:cs="Arial"/>
        </w:rPr>
      </w:pPr>
      <w:r>
        <w:rPr>
          <w:rFonts w:ascii="Arial" w:hAnsi="Arial" w:cs="Arial"/>
        </w:rPr>
        <w:t>Zephyrus will also allocate</w:t>
      </w:r>
      <w:r w:rsidR="00777D7F" w:rsidRPr="00A04224">
        <w:rPr>
          <w:rFonts w:ascii="Arial" w:hAnsi="Arial" w:cs="Arial"/>
        </w:rPr>
        <w:t xml:space="preserve"> a virtual machine to any session that was not able to launch a task due to lack or resources.  The </w:t>
      </w:r>
      <w:r>
        <w:rPr>
          <w:rFonts w:ascii="Arial" w:hAnsi="Arial" w:cs="Arial"/>
        </w:rPr>
        <w:t>VM would be provided by</w:t>
      </w:r>
      <w:r w:rsidR="00777D7F" w:rsidRPr="00A04224">
        <w:rPr>
          <w:rFonts w:ascii="Arial" w:hAnsi="Arial" w:cs="Arial"/>
        </w:rPr>
        <w:t xml:space="preserve"> a free agent if available</w:t>
      </w:r>
      <w:r>
        <w:rPr>
          <w:rFonts w:ascii="Arial" w:hAnsi="Arial" w:cs="Arial"/>
        </w:rPr>
        <w:t xml:space="preserve"> or </w:t>
      </w:r>
      <w:r w:rsidR="00777D7F" w:rsidRPr="00A04224">
        <w:rPr>
          <w:rFonts w:ascii="Arial" w:hAnsi="Arial" w:cs="Arial"/>
        </w:rPr>
        <w:t>newly created</w:t>
      </w:r>
      <w:r w:rsidR="00414D30">
        <w:rPr>
          <w:rFonts w:ascii="Arial" w:hAnsi="Arial" w:cs="Arial"/>
        </w:rPr>
        <w:t>, to expedite the provisioning process</w:t>
      </w:r>
      <w:r w:rsidR="00777D7F" w:rsidRPr="00A04224">
        <w:rPr>
          <w:rFonts w:ascii="Arial" w:hAnsi="Arial" w:cs="Arial"/>
        </w:rPr>
        <w:t xml:space="preserve">.  </w:t>
      </w:r>
    </w:p>
    <w:p w14:paraId="6AC72AB6" w14:textId="77777777" w:rsidR="00A04224" w:rsidRPr="00A04224" w:rsidRDefault="00A04224" w:rsidP="00A04224">
      <w:pPr>
        <w:rPr>
          <w:rFonts w:ascii="Arial" w:hAnsi="Arial" w:cs="Arial"/>
        </w:rPr>
      </w:pPr>
    </w:p>
    <w:p w14:paraId="34D1036C" w14:textId="5029901C" w:rsidR="00777D7F" w:rsidRPr="00A04224" w:rsidRDefault="00777D7F" w:rsidP="00A04224">
      <w:pPr>
        <w:rPr>
          <w:rFonts w:ascii="Arial" w:hAnsi="Arial" w:cs="Arial"/>
        </w:rPr>
      </w:pPr>
      <w:r w:rsidRPr="00A04224">
        <w:rPr>
          <w:rFonts w:ascii="Arial" w:hAnsi="Arial" w:cs="Arial"/>
        </w:rPr>
        <w:t>Zephyrus monitors the states of all the virtual machine</w:t>
      </w:r>
      <w:r w:rsidR="008A51CB">
        <w:rPr>
          <w:rFonts w:ascii="Arial" w:hAnsi="Arial" w:cs="Arial"/>
        </w:rPr>
        <w:t>s</w:t>
      </w:r>
      <w:r w:rsidRPr="00A04224">
        <w:rPr>
          <w:rFonts w:ascii="Arial" w:hAnsi="Arial" w:cs="Arial"/>
        </w:rPr>
        <w:t xml:space="preserve"> running within the system </w:t>
      </w:r>
      <w:r w:rsidR="007B2BD5">
        <w:rPr>
          <w:rFonts w:ascii="Arial" w:hAnsi="Arial" w:cs="Arial"/>
        </w:rPr>
        <w:t xml:space="preserve">grouping them by sessions </w:t>
      </w:r>
      <w:r w:rsidRPr="00A04224">
        <w:rPr>
          <w:rFonts w:ascii="Arial" w:hAnsi="Arial" w:cs="Arial"/>
        </w:rPr>
        <w:t>and terminat</w:t>
      </w:r>
      <w:r w:rsidR="008A51CB">
        <w:rPr>
          <w:rFonts w:ascii="Arial" w:hAnsi="Arial" w:cs="Arial"/>
        </w:rPr>
        <w:t>ing</w:t>
      </w:r>
      <w:r w:rsidRPr="00A04224">
        <w:rPr>
          <w:rFonts w:ascii="Arial" w:hAnsi="Arial" w:cs="Arial"/>
        </w:rPr>
        <w:t xml:space="preserve"> those that are no longer needed.  </w:t>
      </w:r>
      <w:r w:rsidR="00406AB0">
        <w:rPr>
          <w:rFonts w:ascii="Arial" w:hAnsi="Arial" w:cs="Arial"/>
        </w:rPr>
        <w:t xml:space="preserve">As mentioned previously, </w:t>
      </w:r>
      <w:r w:rsidRPr="00A04224">
        <w:rPr>
          <w:rFonts w:ascii="Arial" w:hAnsi="Arial" w:cs="Arial"/>
        </w:rPr>
        <w:t>Zephyrus allows</w:t>
      </w:r>
      <w:r w:rsidR="00406AB0">
        <w:rPr>
          <w:rFonts w:ascii="Arial" w:hAnsi="Arial" w:cs="Arial"/>
        </w:rPr>
        <w:t xml:space="preserve"> full customization of the </w:t>
      </w:r>
      <w:r w:rsidRPr="00A04224">
        <w:rPr>
          <w:rFonts w:ascii="Arial" w:hAnsi="Arial" w:cs="Arial"/>
        </w:rPr>
        <w:t xml:space="preserve">conditions in which virtual machines are </w:t>
      </w:r>
      <w:r w:rsidR="00406AB0">
        <w:rPr>
          <w:rFonts w:ascii="Arial" w:hAnsi="Arial" w:cs="Arial"/>
        </w:rPr>
        <w:t>terminated</w:t>
      </w:r>
      <w:r w:rsidRPr="00A04224">
        <w:rPr>
          <w:rFonts w:ascii="Arial" w:hAnsi="Arial" w:cs="Arial"/>
        </w:rPr>
        <w:t>.</w:t>
      </w:r>
      <w:r w:rsidR="00406AB0">
        <w:rPr>
          <w:rFonts w:ascii="Arial" w:hAnsi="Arial" w:cs="Arial"/>
        </w:rPr>
        <w:t xml:space="preserve">  </w:t>
      </w:r>
      <w:r w:rsidRPr="00A04224">
        <w:rPr>
          <w:rFonts w:ascii="Arial" w:hAnsi="Arial" w:cs="Arial"/>
        </w:rPr>
        <w:t>This continuous monitoring and task orchestration</w:t>
      </w:r>
      <w:r w:rsidR="00A82D4B" w:rsidRPr="00A04224">
        <w:rPr>
          <w:rFonts w:ascii="Arial" w:hAnsi="Arial" w:cs="Arial"/>
        </w:rPr>
        <w:t xml:space="preserve"> approach</w:t>
      </w:r>
      <w:r w:rsidR="00406AB0">
        <w:rPr>
          <w:rFonts w:ascii="Arial" w:hAnsi="Arial" w:cs="Arial"/>
        </w:rPr>
        <w:t xml:space="preserve"> is what enables</w:t>
      </w:r>
      <w:r w:rsidRPr="00A04224">
        <w:rPr>
          <w:rFonts w:ascii="Arial" w:hAnsi="Arial" w:cs="Arial"/>
        </w:rPr>
        <w:t xml:space="preserve"> Zephyrus to save provisioning costs while isolating </w:t>
      </w:r>
      <w:r w:rsidR="00406AB0">
        <w:rPr>
          <w:rFonts w:ascii="Arial" w:hAnsi="Arial" w:cs="Arial"/>
        </w:rPr>
        <w:t>the application</w:t>
      </w:r>
      <w:r w:rsidRPr="00A04224">
        <w:rPr>
          <w:rFonts w:ascii="Arial" w:hAnsi="Arial" w:cs="Arial"/>
        </w:rPr>
        <w:t xml:space="preserve"> from </w:t>
      </w:r>
      <w:r w:rsidR="00406AB0">
        <w:rPr>
          <w:rFonts w:ascii="Arial" w:hAnsi="Arial" w:cs="Arial"/>
        </w:rPr>
        <w:t xml:space="preserve">a </w:t>
      </w:r>
      <w:r w:rsidRPr="00A04224">
        <w:rPr>
          <w:rFonts w:ascii="Arial" w:hAnsi="Arial" w:cs="Arial"/>
        </w:rPr>
        <w:t>cloud service specific configuration.</w:t>
      </w:r>
    </w:p>
    <w:p w14:paraId="057F9178" w14:textId="77777777" w:rsidR="00553981" w:rsidRDefault="00553981" w:rsidP="00BC7E90">
      <w:pPr>
        <w:pStyle w:val="BodyText"/>
        <w:rPr>
          <w:rFonts w:ascii="Arial" w:hAnsi="Arial" w:cs="Arial"/>
        </w:rPr>
      </w:pPr>
    </w:p>
    <w:p w14:paraId="0FA91EC5" w14:textId="77777777" w:rsidR="000B3A14" w:rsidRDefault="000B3A14" w:rsidP="000B3A14">
      <w:pPr>
        <w:pStyle w:val="Heading2"/>
      </w:pPr>
      <w:bookmarkStart w:id="12" w:name="_Toc516661848"/>
      <w:r>
        <w:t>Resource Visibility</w:t>
      </w:r>
      <w:bookmarkEnd w:id="12"/>
    </w:p>
    <w:p w14:paraId="3CD98A68" w14:textId="77777777" w:rsidR="001E5D1C" w:rsidRDefault="001E5D1C" w:rsidP="001E5D1C"/>
    <w:p w14:paraId="351D5BA3" w14:textId="6BB45B14" w:rsidR="00553981" w:rsidRDefault="00553981" w:rsidP="001E5D1C">
      <w:pPr>
        <w:rPr>
          <w:rFonts w:ascii="Arial" w:hAnsi="Arial" w:cs="Arial"/>
        </w:rPr>
      </w:pPr>
      <w:r w:rsidRPr="001E5D1C">
        <w:rPr>
          <w:rFonts w:ascii="Arial" w:hAnsi="Arial" w:cs="Arial"/>
        </w:rPr>
        <w:t xml:space="preserve">Zephyrus </w:t>
      </w:r>
      <w:r w:rsidR="0016477E">
        <w:rPr>
          <w:rFonts w:ascii="Arial" w:hAnsi="Arial" w:cs="Arial"/>
        </w:rPr>
        <w:t>features</w:t>
      </w:r>
      <w:r w:rsidRPr="001E5D1C">
        <w:rPr>
          <w:rFonts w:ascii="Arial" w:hAnsi="Arial" w:cs="Arial"/>
        </w:rPr>
        <w:t xml:space="preserve"> a web-based visualization application that </w:t>
      </w:r>
      <w:r w:rsidR="00DE3307">
        <w:rPr>
          <w:rFonts w:ascii="Arial" w:hAnsi="Arial" w:cs="Arial"/>
        </w:rPr>
        <w:t>allows you to monitor the status</w:t>
      </w:r>
      <w:r w:rsidRPr="001E5D1C">
        <w:rPr>
          <w:rFonts w:ascii="Arial" w:hAnsi="Arial" w:cs="Arial"/>
        </w:rPr>
        <w:t xml:space="preserve"> of the </w:t>
      </w:r>
      <w:r w:rsidR="0016477E">
        <w:rPr>
          <w:rFonts w:ascii="Arial" w:hAnsi="Arial" w:cs="Arial"/>
        </w:rPr>
        <w:t>managed applications, and</w:t>
      </w:r>
      <w:r w:rsidRPr="001E5D1C">
        <w:rPr>
          <w:rFonts w:ascii="Arial" w:hAnsi="Arial" w:cs="Arial"/>
        </w:rPr>
        <w:t xml:space="preserve"> allows you to quickly determine the health of each session</w:t>
      </w:r>
      <w:r w:rsidR="0016477E">
        <w:rPr>
          <w:rFonts w:ascii="Arial" w:hAnsi="Arial" w:cs="Arial"/>
        </w:rPr>
        <w:t xml:space="preserve"> using a </w:t>
      </w:r>
      <w:r w:rsidR="00D54B0B">
        <w:rPr>
          <w:rFonts w:ascii="Arial" w:hAnsi="Arial" w:cs="Arial"/>
        </w:rPr>
        <w:t xml:space="preserve">near </w:t>
      </w:r>
      <w:ins w:id="13" w:author="Ganteaume, Oscar [Axios]" w:date="2018-06-18T05:19:00Z">
        <w:r w:rsidR="00F55B23">
          <w:rPr>
            <w:rFonts w:ascii="Arial" w:hAnsi="Arial" w:cs="Arial"/>
          </w:rPr>
          <w:t>r</w:t>
        </w:r>
      </w:ins>
      <w:bookmarkStart w:id="14" w:name="_GoBack"/>
      <w:bookmarkEnd w:id="14"/>
      <w:del w:id="15" w:author="Ganteaume, Oscar [Axios]" w:date="2018-06-18T05:19:00Z">
        <w:r w:rsidR="00D54B0B" w:rsidDel="00F55B23">
          <w:rPr>
            <w:rFonts w:ascii="Arial" w:hAnsi="Arial" w:cs="Arial"/>
          </w:rPr>
          <w:delText>t</w:delText>
        </w:r>
      </w:del>
      <w:r w:rsidR="00D54B0B">
        <w:rPr>
          <w:rFonts w:ascii="Arial" w:hAnsi="Arial" w:cs="Arial"/>
        </w:rPr>
        <w:t xml:space="preserve">eal-time </w:t>
      </w:r>
      <w:r w:rsidR="0016477E">
        <w:rPr>
          <w:rFonts w:ascii="Arial" w:hAnsi="Arial" w:cs="Arial"/>
        </w:rPr>
        <w:t>color-coded table.  The user</w:t>
      </w:r>
      <w:r w:rsidRPr="001E5D1C">
        <w:rPr>
          <w:rFonts w:ascii="Arial" w:hAnsi="Arial" w:cs="Arial"/>
        </w:rPr>
        <w:t xml:space="preserve"> can also visualize the health of each virtual machine associated to a session by clicking on the session name. </w:t>
      </w:r>
    </w:p>
    <w:p w14:paraId="099E9156" w14:textId="77777777" w:rsidR="00D54B0B" w:rsidRPr="001E5D1C" w:rsidRDefault="00D54B0B" w:rsidP="001E5D1C">
      <w:pPr>
        <w:rPr>
          <w:rFonts w:ascii="Arial" w:hAnsi="Arial" w:cs="Arial"/>
        </w:rPr>
      </w:pPr>
    </w:p>
    <w:p w14:paraId="660E23B0" w14:textId="7FEAFD1D" w:rsidR="000B3A14" w:rsidRPr="001E5D1C" w:rsidRDefault="00553981" w:rsidP="001E5D1C">
      <w:pPr>
        <w:rPr>
          <w:rFonts w:ascii="Arial" w:hAnsi="Arial" w:cs="Arial"/>
        </w:rPr>
      </w:pPr>
      <w:r w:rsidRPr="001E5D1C">
        <w:rPr>
          <w:rFonts w:ascii="Arial" w:hAnsi="Arial" w:cs="Arial"/>
        </w:rPr>
        <w:t>If the operator is interested in seeing specific tasks then s</w:t>
      </w:r>
      <w:r w:rsidR="00156F35">
        <w:rPr>
          <w:rFonts w:ascii="Arial" w:hAnsi="Arial" w:cs="Arial"/>
        </w:rPr>
        <w:t>/</w:t>
      </w:r>
      <w:r w:rsidRPr="001E5D1C">
        <w:rPr>
          <w:rFonts w:ascii="Arial" w:hAnsi="Arial" w:cs="Arial"/>
        </w:rPr>
        <w:t xml:space="preserve">he can select a single virtual machine.  Zephyrus loads all the information containing the tasks running on the particular virtual machine.  Selecting a particular task </w:t>
      </w:r>
      <w:r w:rsidR="007C7385" w:rsidRPr="001E5D1C">
        <w:rPr>
          <w:rFonts w:ascii="Arial" w:hAnsi="Arial" w:cs="Arial"/>
        </w:rPr>
        <w:t>displays detail</w:t>
      </w:r>
      <w:r w:rsidR="00DE3307">
        <w:rPr>
          <w:rFonts w:ascii="Arial" w:hAnsi="Arial" w:cs="Arial"/>
        </w:rPr>
        <w:t>ed status</w:t>
      </w:r>
      <w:r w:rsidR="007C7385" w:rsidRPr="001E5D1C">
        <w:rPr>
          <w:rFonts w:ascii="Arial" w:hAnsi="Arial" w:cs="Arial"/>
        </w:rPr>
        <w:t xml:space="preserve"> information such as </w:t>
      </w:r>
      <w:r w:rsidR="00156F35">
        <w:rPr>
          <w:rFonts w:ascii="Arial" w:hAnsi="Arial" w:cs="Arial"/>
        </w:rPr>
        <w:t>start time</w:t>
      </w:r>
      <w:r w:rsidR="00DE3307">
        <w:rPr>
          <w:rFonts w:ascii="Arial" w:hAnsi="Arial" w:cs="Arial"/>
        </w:rPr>
        <w:t>, run time duration</w:t>
      </w:r>
      <w:r w:rsidR="007C7385" w:rsidRPr="001E5D1C">
        <w:rPr>
          <w:rFonts w:ascii="Arial" w:hAnsi="Arial" w:cs="Arial"/>
        </w:rPr>
        <w:t xml:space="preserve">, </w:t>
      </w:r>
      <w:r w:rsidR="00DE3307">
        <w:rPr>
          <w:rFonts w:ascii="Arial" w:hAnsi="Arial" w:cs="Arial"/>
        </w:rPr>
        <w:t>and where it’</w:t>
      </w:r>
      <w:r w:rsidR="007C7385" w:rsidRPr="001E5D1C">
        <w:rPr>
          <w:rFonts w:ascii="Arial" w:hAnsi="Arial" w:cs="Arial"/>
        </w:rPr>
        <w:t>s running, et cetera.</w:t>
      </w:r>
    </w:p>
    <w:p w14:paraId="5EE2C3F3" w14:textId="77777777" w:rsidR="00553981" w:rsidRDefault="00553981" w:rsidP="001E5D1C"/>
    <w:p w14:paraId="247EBA22" w14:textId="5F51F585" w:rsidR="0052318D" w:rsidRDefault="005349A6" w:rsidP="00D66652">
      <w:pPr>
        <w:pStyle w:val="BodyText"/>
        <w:ind w:left="720"/>
      </w:pPr>
      <w:r>
        <w:object w:dxaOrig="14791" w:dyaOrig="9316" w14:anchorId="2C5B0F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55pt;height:241.05pt" o:ole="">
            <v:imagedata r:id="rId12" o:title=""/>
          </v:shape>
          <o:OLEObject Type="Embed" ProgID="Visio.Drawing.15" ShapeID="_x0000_i1025" DrawAspect="Content" ObjectID="_1590804536" r:id="rId13"/>
        </w:object>
      </w:r>
    </w:p>
    <w:p w14:paraId="5DF27FBC" w14:textId="55C2C9A6" w:rsidR="00D66652" w:rsidRPr="00D66652" w:rsidRDefault="00D66652" w:rsidP="00D66652">
      <w:pPr>
        <w:pStyle w:val="Caption"/>
        <w:rPr>
          <w:rFonts w:ascii="Arial" w:hAnsi="Arial" w:cs="Arial"/>
          <w:color w:val="auto"/>
        </w:rPr>
      </w:pPr>
      <w:r w:rsidRPr="00D66652">
        <w:rPr>
          <w:color w:val="auto"/>
        </w:rPr>
        <w:t>Figure 1: Resource Visibility</w:t>
      </w:r>
    </w:p>
    <w:p w14:paraId="598D114B" w14:textId="77777777" w:rsidR="00D66652" w:rsidRDefault="00D66652" w:rsidP="00D66652">
      <w:pPr>
        <w:pStyle w:val="Heading1"/>
        <w:numPr>
          <w:ilvl w:val="0"/>
          <w:numId w:val="0"/>
        </w:numPr>
        <w:ind w:left="810"/>
      </w:pPr>
    </w:p>
    <w:p w14:paraId="2CB75DAE" w14:textId="5F07DDFC" w:rsidR="0052318D" w:rsidRPr="00E257C0" w:rsidRDefault="0052318D" w:rsidP="00E257C0">
      <w:pPr>
        <w:pStyle w:val="Heading1"/>
      </w:pPr>
      <w:bookmarkStart w:id="16" w:name="_Toc516661849"/>
      <w:r w:rsidRPr="00E257C0">
        <w:t xml:space="preserve">The </w:t>
      </w:r>
      <w:r w:rsidR="0016477E">
        <w:t xml:space="preserve">Cost Savings </w:t>
      </w:r>
      <w:r w:rsidRPr="00E257C0">
        <w:t>Business Case</w:t>
      </w:r>
      <w:bookmarkEnd w:id="16"/>
    </w:p>
    <w:p w14:paraId="11919FF3" w14:textId="77777777" w:rsidR="0052318D" w:rsidRDefault="0052318D" w:rsidP="0052318D">
      <w:pPr>
        <w:pStyle w:val="Heading1"/>
        <w:numPr>
          <w:ilvl w:val="0"/>
          <w:numId w:val="0"/>
        </w:numPr>
        <w:ind w:left="810" w:hanging="810"/>
      </w:pPr>
    </w:p>
    <w:p w14:paraId="282F07AC" w14:textId="2F839090" w:rsidR="00630110" w:rsidRDefault="001E5D1C" w:rsidP="0016477E">
      <w:pPr>
        <w:rPr>
          <w:rFonts w:ascii="Arial" w:hAnsi="Arial" w:cs="Arial"/>
        </w:rPr>
      </w:pPr>
      <w:r>
        <w:rPr>
          <w:rFonts w:ascii="Arial" w:hAnsi="Arial" w:cs="Arial"/>
        </w:rPr>
        <w:t>With support from our GED Seven Hills program, Axios</w:t>
      </w:r>
      <w:r w:rsidRPr="001E5D1C">
        <w:rPr>
          <w:rFonts w:ascii="Arial" w:hAnsi="Arial" w:cs="Arial"/>
        </w:rPr>
        <w:t xml:space="preserve"> test</w:t>
      </w:r>
      <w:r>
        <w:rPr>
          <w:rFonts w:ascii="Arial" w:hAnsi="Arial" w:cs="Arial"/>
        </w:rPr>
        <w:t>ed the</w:t>
      </w:r>
      <w:r w:rsidRPr="001E5D1C">
        <w:rPr>
          <w:rFonts w:ascii="Arial" w:hAnsi="Arial" w:cs="Arial"/>
        </w:rPr>
        <w:t xml:space="preserve"> Zephyrus concept on </w:t>
      </w:r>
      <w:r>
        <w:rPr>
          <w:rFonts w:ascii="Arial" w:hAnsi="Arial" w:cs="Arial"/>
        </w:rPr>
        <w:t xml:space="preserve">a multi-user mission application and </w:t>
      </w:r>
      <w:r w:rsidRPr="001E5D1C">
        <w:rPr>
          <w:rFonts w:ascii="Arial" w:hAnsi="Arial" w:cs="Arial"/>
        </w:rPr>
        <w:t>compare</w:t>
      </w:r>
      <w:r>
        <w:rPr>
          <w:rFonts w:ascii="Arial" w:hAnsi="Arial" w:cs="Arial"/>
        </w:rPr>
        <w:t>d</w:t>
      </w:r>
      <w:r w:rsidRPr="001E5D1C">
        <w:rPr>
          <w:rFonts w:ascii="Arial" w:hAnsi="Arial" w:cs="Arial"/>
        </w:rPr>
        <w:t xml:space="preserve"> operational costs.  We ran two </w:t>
      </w:r>
      <w:r>
        <w:rPr>
          <w:rFonts w:ascii="Arial" w:hAnsi="Arial" w:cs="Arial"/>
        </w:rPr>
        <w:t>different scenarios and show</w:t>
      </w:r>
      <w:r w:rsidRPr="001E5D1C">
        <w:rPr>
          <w:rFonts w:ascii="Arial" w:hAnsi="Arial" w:cs="Arial"/>
        </w:rPr>
        <w:t xml:space="preserve"> the cost comparison </w:t>
      </w:r>
      <w:r w:rsidR="00972397">
        <w:rPr>
          <w:rFonts w:ascii="Arial" w:hAnsi="Arial" w:cs="Arial"/>
        </w:rPr>
        <w:t>in the table</w:t>
      </w:r>
      <w:r w:rsidRPr="001E5D1C">
        <w:rPr>
          <w:rFonts w:ascii="Arial" w:hAnsi="Arial" w:cs="Arial"/>
        </w:rPr>
        <w:t xml:space="preserve"> below. </w:t>
      </w:r>
      <w:r>
        <w:rPr>
          <w:rFonts w:ascii="Arial" w:hAnsi="Arial" w:cs="Arial"/>
        </w:rPr>
        <w:t xml:space="preserve"> The first scenario provides</w:t>
      </w:r>
      <w:r w:rsidR="00995D4B">
        <w:rPr>
          <w:rFonts w:ascii="Arial" w:hAnsi="Arial" w:cs="Arial"/>
        </w:rPr>
        <w:t xml:space="preserve"> resources for up to 60</w:t>
      </w:r>
      <w:r w:rsidR="00441F93">
        <w:rPr>
          <w:rFonts w:ascii="Arial" w:hAnsi="Arial" w:cs="Arial"/>
        </w:rPr>
        <w:t xml:space="preserve"> </w:t>
      </w:r>
      <w:r w:rsidR="00995D4B">
        <w:rPr>
          <w:rFonts w:ascii="Arial" w:hAnsi="Arial" w:cs="Arial"/>
        </w:rPr>
        <w:t>simultaneous</w:t>
      </w:r>
      <w:r w:rsidRPr="001E5D1C">
        <w:rPr>
          <w:rFonts w:ascii="Arial" w:hAnsi="Arial" w:cs="Arial"/>
        </w:rPr>
        <w:t xml:space="preserve"> users </w:t>
      </w:r>
      <w:r w:rsidR="00995D4B">
        <w:rPr>
          <w:rFonts w:ascii="Arial" w:hAnsi="Arial" w:cs="Arial"/>
        </w:rPr>
        <w:t>assuming a typical mission usage scenario</w:t>
      </w:r>
      <w:r w:rsidR="00972397">
        <w:rPr>
          <w:rFonts w:ascii="Arial" w:hAnsi="Arial" w:cs="Arial"/>
        </w:rPr>
        <w:t>, and consumption of On-Demand Instances</w:t>
      </w:r>
      <w:r>
        <w:rPr>
          <w:rFonts w:ascii="Arial" w:hAnsi="Arial" w:cs="Arial"/>
        </w:rPr>
        <w:t>.  The second scenario</w:t>
      </w:r>
      <w:r w:rsidRPr="001E5D1C">
        <w:rPr>
          <w:rFonts w:ascii="Arial" w:hAnsi="Arial" w:cs="Arial"/>
        </w:rPr>
        <w:t xml:space="preserve"> </w:t>
      </w:r>
      <w:r w:rsidR="00972397">
        <w:rPr>
          <w:rFonts w:ascii="Arial" w:hAnsi="Arial" w:cs="Arial"/>
        </w:rPr>
        <w:t>assumes there is some a priori knowledge of the production environment, which would allow the user to purchase Reserved Instances at a reduced cost in comparison to On-Demand Instances.</w:t>
      </w:r>
      <w:r w:rsidR="003B7A6E">
        <w:rPr>
          <w:rFonts w:ascii="Arial" w:hAnsi="Arial" w:cs="Arial"/>
        </w:rPr>
        <w:t xml:space="preserve">  </w:t>
      </w:r>
      <w:r w:rsidR="0016477E" w:rsidRPr="0016477E">
        <w:rPr>
          <w:rFonts w:ascii="Arial" w:hAnsi="Arial" w:cs="Arial"/>
        </w:rPr>
        <w:t xml:space="preserve">In both cases we can </w:t>
      </w:r>
      <w:r w:rsidR="0016477E">
        <w:rPr>
          <w:rFonts w:ascii="Arial" w:hAnsi="Arial" w:cs="Arial"/>
        </w:rPr>
        <w:t>see a cost saving of almost 50%</w:t>
      </w:r>
      <w:r w:rsidR="0016477E" w:rsidRPr="0016477E">
        <w:rPr>
          <w:rFonts w:ascii="Arial" w:hAnsi="Arial" w:cs="Arial"/>
        </w:rPr>
        <w:t xml:space="preserve"> when the</w:t>
      </w:r>
      <w:r w:rsidR="0016477E">
        <w:rPr>
          <w:rFonts w:ascii="Arial" w:hAnsi="Arial" w:cs="Arial"/>
        </w:rPr>
        <w:t xml:space="preserve"> Zephyrus framework manages the cloud resources</w:t>
      </w:r>
      <w:r w:rsidR="0016477E" w:rsidRPr="0016477E">
        <w:rPr>
          <w:rFonts w:ascii="Arial" w:hAnsi="Arial" w:cs="Arial"/>
        </w:rPr>
        <w:t xml:space="preserve">.  </w:t>
      </w:r>
    </w:p>
    <w:p w14:paraId="1E28C359" w14:textId="08CF94BC" w:rsidR="001657F2" w:rsidRDefault="001657F2" w:rsidP="00A42174">
      <w:pPr>
        <w:pStyle w:val="BodyText"/>
      </w:pPr>
    </w:p>
    <w:tbl>
      <w:tblPr>
        <w:tblStyle w:val="LightShading-Accent1"/>
        <w:tblW w:w="8460" w:type="dxa"/>
        <w:jc w:val="center"/>
        <w:tblLayout w:type="fixed"/>
        <w:tblLook w:val="04A0" w:firstRow="1" w:lastRow="0" w:firstColumn="1" w:lastColumn="0" w:noHBand="0" w:noVBand="1"/>
      </w:tblPr>
      <w:tblGrid>
        <w:gridCol w:w="1692"/>
        <w:gridCol w:w="1692"/>
        <w:gridCol w:w="1692"/>
        <w:gridCol w:w="1692"/>
        <w:gridCol w:w="1692"/>
      </w:tblGrid>
      <w:tr w:rsidR="001657F2" w:rsidRPr="00A42174" w14:paraId="22677DB4" w14:textId="77777777" w:rsidTr="005349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noWrap/>
            <w:hideMark/>
          </w:tcPr>
          <w:p w14:paraId="792BBA5C" w14:textId="77777777" w:rsidR="001657F2" w:rsidRPr="00A42174" w:rsidRDefault="001657F2" w:rsidP="001657F2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A42174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Service</w:t>
            </w:r>
          </w:p>
        </w:tc>
        <w:tc>
          <w:tcPr>
            <w:tcW w:w="1692" w:type="dxa"/>
            <w:noWrap/>
            <w:hideMark/>
          </w:tcPr>
          <w:p w14:paraId="1D995110" w14:textId="77777777" w:rsidR="001657F2" w:rsidRPr="00A42174" w:rsidRDefault="001657F2" w:rsidP="001657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A42174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AWS Cost</w:t>
            </w:r>
          </w:p>
        </w:tc>
        <w:tc>
          <w:tcPr>
            <w:tcW w:w="1692" w:type="dxa"/>
          </w:tcPr>
          <w:p w14:paraId="3EE5E0AD" w14:textId="4C941D01" w:rsidR="001657F2" w:rsidRPr="00A42174" w:rsidRDefault="001657F2" w:rsidP="001657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A42174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Zephyrus/AWS</w:t>
            </w:r>
          </w:p>
        </w:tc>
        <w:tc>
          <w:tcPr>
            <w:tcW w:w="1692" w:type="dxa"/>
            <w:noWrap/>
            <w:hideMark/>
          </w:tcPr>
          <w:p w14:paraId="1DC78D2F" w14:textId="29CBF77F" w:rsidR="001657F2" w:rsidRPr="00A42174" w:rsidRDefault="001657F2" w:rsidP="001657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A42174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AWS</w:t>
            </w:r>
          </w:p>
        </w:tc>
        <w:tc>
          <w:tcPr>
            <w:tcW w:w="1692" w:type="dxa"/>
            <w:noWrap/>
            <w:hideMark/>
          </w:tcPr>
          <w:p w14:paraId="4A25ACEB" w14:textId="4A487706" w:rsidR="001657F2" w:rsidRPr="00A42174" w:rsidRDefault="001657F2" w:rsidP="001657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A42174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Zephyrus/AWS</w:t>
            </w:r>
          </w:p>
        </w:tc>
      </w:tr>
      <w:tr w:rsidR="00DA0163" w:rsidRPr="00A42174" w14:paraId="108AF2F5" w14:textId="77777777" w:rsidTr="005349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tcBorders>
              <w:top w:val="single" w:sz="8" w:space="0" w:color="4F81BD" w:themeColor="accent1"/>
              <w:bottom w:val="single" w:sz="4" w:space="0" w:color="auto"/>
            </w:tcBorders>
            <w:noWrap/>
            <w:hideMark/>
          </w:tcPr>
          <w:p w14:paraId="774E1D0E" w14:textId="77777777" w:rsidR="001657F2" w:rsidRPr="00A42174" w:rsidRDefault="001657F2" w:rsidP="001657F2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A42174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Scenario</w:t>
            </w:r>
          </w:p>
        </w:tc>
        <w:tc>
          <w:tcPr>
            <w:tcW w:w="1692" w:type="dxa"/>
            <w:tcBorders>
              <w:top w:val="single" w:sz="8" w:space="0" w:color="4F81BD" w:themeColor="accent1"/>
              <w:bottom w:val="single" w:sz="4" w:space="0" w:color="auto"/>
            </w:tcBorders>
            <w:noWrap/>
            <w:hideMark/>
          </w:tcPr>
          <w:p w14:paraId="0ABDAAE9" w14:textId="7A61BDAF" w:rsidR="001657F2" w:rsidRPr="00A42174" w:rsidRDefault="003A1394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Up to 60 users</w:t>
            </w:r>
            <w:r w:rsidR="00995D4B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 xml:space="preserve"> (On-Demand Instances)</w:t>
            </w:r>
          </w:p>
        </w:tc>
        <w:tc>
          <w:tcPr>
            <w:tcW w:w="1692" w:type="dxa"/>
            <w:tcBorders>
              <w:top w:val="single" w:sz="8" w:space="0" w:color="4F81BD" w:themeColor="accent1"/>
              <w:bottom w:val="single" w:sz="4" w:space="0" w:color="auto"/>
            </w:tcBorders>
          </w:tcPr>
          <w:p w14:paraId="7089D61C" w14:textId="3EFA590D" w:rsidR="001657F2" w:rsidRPr="00A42174" w:rsidRDefault="00441F93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 xml:space="preserve">Up to </w:t>
            </w:r>
            <w:r w:rsidR="003A1394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60 user (</w:t>
            </w:r>
            <w:r w:rsidR="00995D4B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On-Demand Instances</w:t>
            </w:r>
            <w:r w:rsidR="003A1394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1692" w:type="dxa"/>
            <w:tcBorders>
              <w:top w:val="single" w:sz="8" w:space="0" w:color="4F81BD" w:themeColor="accent1"/>
              <w:bottom w:val="single" w:sz="4" w:space="0" w:color="auto"/>
            </w:tcBorders>
            <w:noWrap/>
            <w:hideMark/>
          </w:tcPr>
          <w:p w14:paraId="295253D5" w14:textId="7AD0B86A" w:rsidR="001657F2" w:rsidRPr="00A42174" w:rsidRDefault="00E074CD" w:rsidP="00995D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Up to 60 users (</w:t>
            </w:r>
            <w:r w:rsidR="00995D4B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Reserved Instances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)</w:t>
            </w:r>
            <w:r w:rsidR="00CE14B9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1692" w:type="dxa"/>
            <w:tcBorders>
              <w:top w:val="single" w:sz="8" w:space="0" w:color="4F81BD" w:themeColor="accent1"/>
              <w:bottom w:val="single" w:sz="4" w:space="0" w:color="auto"/>
            </w:tcBorders>
            <w:noWrap/>
            <w:hideMark/>
          </w:tcPr>
          <w:p w14:paraId="457E1225" w14:textId="5E9058C7" w:rsidR="001657F2" w:rsidRPr="00A42174" w:rsidRDefault="00E074CD" w:rsidP="00995D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Up to 60 users (</w:t>
            </w:r>
            <w:r w:rsidR="00995D4B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Reserved Instances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)</w:t>
            </w:r>
          </w:p>
        </w:tc>
      </w:tr>
      <w:tr w:rsidR="001657F2" w:rsidRPr="00A42174" w14:paraId="5978F79B" w14:textId="77777777" w:rsidTr="005349A6">
        <w:trPr>
          <w:trHeight w:val="2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tcBorders>
              <w:top w:val="single" w:sz="4" w:space="0" w:color="auto"/>
            </w:tcBorders>
            <w:noWrap/>
            <w:hideMark/>
          </w:tcPr>
          <w:p w14:paraId="3D97487E" w14:textId="77777777" w:rsidR="001657F2" w:rsidRPr="00A42174" w:rsidRDefault="001657F2" w:rsidP="001657F2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92" w:type="dxa"/>
            <w:tcBorders>
              <w:top w:val="single" w:sz="4" w:space="0" w:color="auto"/>
            </w:tcBorders>
            <w:noWrap/>
            <w:hideMark/>
          </w:tcPr>
          <w:p w14:paraId="6FC4D90C" w14:textId="77777777" w:rsidR="001657F2" w:rsidRPr="00A42174" w:rsidRDefault="001657F2" w:rsidP="001657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92" w:type="dxa"/>
            <w:tcBorders>
              <w:top w:val="single" w:sz="4" w:space="0" w:color="auto"/>
            </w:tcBorders>
          </w:tcPr>
          <w:p w14:paraId="4525F9D5" w14:textId="77777777" w:rsidR="001657F2" w:rsidRPr="00A42174" w:rsidRDefault="001657F2" w:rsidP="001657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92" w:type="dxa"/>
            <w:tcBorders>
              <w:top w:val="single" w:sz="4" w:space="0" w:color="auto"/>
            </w:tcBorders>
            <w:noWrap/>
            <w:hideMark/>
          </w:tcPr>
          <w:p w14:paraId="6DC781F1" w14:textId="72E7E415" w:rsidR="001657F2" w:rsidRPr="00A42174" w:rsidRDefault="001657F2" w:rsidP="001657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92" w:type="dxa"/>
            <w:tcBorders>
              <w:top w:val="single" w:sz="4" w:space="0" w:color="auto"/>
            </w:tcBorders>
            <w:noWrap/>
            <w:hideMark/>
          </w:tcPr>
          <w:p w14:paraId="7C3A0905" w14:textId="77777777" w:rsidR="001657F2" w:rsidRPr="00A42174" w:rsidRDefault="001657F2" w:rsidP="001657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DA0163" w:rsidRPr="00A42174" w14:paraId="44CF3A16" w14:textId="77777777" w:rsidTr="005349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noWrap/>
            <w:hideMark/>
          </w:tcPr>
          <w:p w14:paraId="10BFD9A4" w14:textId="77777777" w:rsidR="001657F2" w:rsidRPr="00A42174" w:rsidRDefault="001657F2" w:rsidP="001657F2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A42174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ECS</w:t>
            </w:r>
          </w:p>
        </w:tc>
        <w:tc>
          <w:tcPr>
            <w:tcW w:w="1692" w:type="dxa"/>
            <w:noWrap/>
            <w:hideMark/>
          </w:tcPr>
          <w:p w14:paraId="2B0D245F" w14:textId="77777777" w:rsidR="001657F2" w:rsidRPr="00A42174" w:rsidRDefault="001657F2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$9,876.84</w:t>
            </w:r>
          </w:p>
        </w:tc>
        <w:tc>
          <w:tcPr>
            <w:tcW w:w="1692" w:type="dxa"/>
          </w:tcPr>
          <w:p w14:paraId="3905D5FC" w14:textId="1109C2A3" w:rsidR="001657F2" w:rsidRPr="00810FA7" w:rsidRDefault="001657F2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810FA7">
              <w:rPr>
                <w:sz w:val="20"/>
              </w:rPr>
              <w:t>$3,567.25</w:t>
            </w:r>
          </w:p>
        </w:tc>
        <w:tc>
          <w:tcPr>
            <w:tcW w:w="1692" w:type="dxa"/>
            <w:noWrap/>
            <w:hideMark/>
          </w:tcPr>
          <w:p w14:paraId="32392867" w14:textId="5CEE3220" w:rsidR="001657F2" w:rsidRPr="00A42174" w:rsidRDefault="001657F2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$6,449.74</w:t>
            </w:r>
          </w:p>
        </w:tc>
        <w:tc>
          <w:tcPr>
            <w:tcW w:w="1692" w:type="dxa"/>
            <w:noWrap/>
            <w:hideMark/>
          </w:tcPr>
          <w:p w14:paraId="20FA7E62" w14:textId="77777777" w:rsidR="001657F2" w:rsidRPr="00A42174" w:rsidRDefault="001657F2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$3,035.56</w:t>
            </w:r>
          </w:p>
        </w:tc>
      </w:tr>
      <w:tr w:rsidR="001657F2" w:rsidRPr="00A42174" w14:paraId="2038AE43" w14:textId="77777777" w:rsidTr="005349A6">
        <w:trPr>
          <w:trHeight w:val="2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noWrap/>
            <w:hideMark/>
          </w:tcPr>
          <w:p w14:paraId="5CF43894" w14:textId="77777777" w:rsidR="001657F2" w:rsidRPr="00A42174" w:rsidRDefault="001657F2" w:rsidP="001657F2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A42174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EBS</w:t>
            </w:r>
          </w:p>
        </w:tc>
        <w:tc>
          <w:tcPr>
            <w:tcW w:w="1692" w:type="dxa"/>
            <w:noWrap/>
            <w:hideMark/>
          </w:tcPr>
          <w:p w14:paraId="202B76C2" w14:textId="77777777" w:rsidR="001657F2" w:rsidRPr="00A42174" w:rsidRDefault="001657F2" w:rsidP="001657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92" w:type="dxa"/>
          </w:tcPr>
          <w:p w14:paraId="7C4648CB" w14:textId="77777777" w:rsidR="001657F2" w:rsidRPr="00810FA7" w:rsidRDefault="001657F2" w:rsidP="001657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692" w:type="dxa"/>
            <w:noWrap/>
            <w:hideMark/>
          </w:tcPr>
          <w:p w14:paraId="3E77C705" w14:textId="2FEEEEA7" w:rsidR="001657F2" w:rsidRPr="00A42174" w:rsidRDefault="001657F2" w:rsidP="001657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$515.29</w:t>
            </w:r>
          </w:p>
        </w:tc>
        <w:tc>
          <w:tcPr>
            <w:tcW w:w="1692" w:type="dxa"/>
            <w:noWrap/>
            <w:hideMark/>
          </w:tcPr>
          <w:p w14:paraId="65950048" w14:textId="77777777" w:rsidR="001657F2" w:rsidRPr="00A42174" w:rsidRDefault="001657F2" w:rsidP="001657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$403.37</w:t>
            </w:r>
          </w:p>
        </w:tc>
      </w:tr>
      <w:tr w:rsidR="00DA0163" w:rsidRPr="00A42174" w14:paraId="1C301150" w14:textId="77777777" w:rsidTr="005349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noWrap/>
            <w:hideMark/>
          </w:tcPr>
          <w:p w14:paraId="39820D97" w14:textId="77777777" w:rsidR="001657F2" w:rsidRPr="00A42174" w:rsidRDefault="001657F2" w:rsidP="001657F2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A42174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RDS</w:t>
            </w:r>
          </w:p>
        </w:tc>
        <w:tc>
          <w:tcPr>
            <w:tcW w:w="1692" w:type="dxa"/>
            <w:noWrap/>
            <w:hideMark/>
          </w:tcPr>
          <w:p w14:paraId="4D503E1C" w14:textId="77777777" w:rsidR="001657F2" w:rsidRPr="00A42174" w:rsidRDefault="001657F2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$0.00</w:t>
            </w:r>
          </w:p>
        </w:tc>
        <w:tc>
          <w:tcPr>
            <w:tcW w:w="1692" w:type="dxa"/>
          </w:tcPr>
          <w:p w14:paraId="1794C108" w14:textId="3E7CB118" w:rsidR="001657F2" w:rsidRPr="00810FA7" w:rsidRDefault="001657F2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810FA7">
              <w:rPr>
                <w:sz w:val="20"/>
              </w:rPr>
              <w:t>$556.32</w:t>
            </w:r>
          </w:p>
        </w:tc>
        <w:tc>
          <w:tcPr>
            <w:tcW w:w="1692" w:type="dxa"/>
            <w:noWrap/>
            <w:hideMark/>
          </w:tcPr>
          <w:p w14:paraId="1A6B935D" w14:textId="2F638291" w:rsidR="001657F2" w:rsidRPr="00A42174" w:rsidRDefault="001657F2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$0.00</w:t>
            </w:r>
          </w:p>
        </w:tc>
        <w:tc>
          <w:tcPr>
            <w:tcW w:w="1692" w:type="dxa"/>
            <w:noWrap/>
            <w:hideMark/>
          </w:tcPr>
          <w:p w14:paraId="3F46DA43" w14:textId="77777777" w:rsidR="001657F2" w:rsidRPr="00A42174" w:rsidRDefault="001657F2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$365.38</w:t>
            </w:r>
          </w:p>
        </w:tc>
      </w:tr>
      <w:tr w:rsidR="001657F2" w:rsidRPr="00A42174" w14:paraId="6C2BC8C5" w14:textId="77777777" w:rsidTr="005349A6">
        <w:trPr>
          <w:trHeight w:val="2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noWrap/>
            <w:hideMark/>
          </w:tcPr>
          <w:p w14:paraId="7B14DCC9" w14:textId="77777777" w:rsidR="001657F2" w:rsidRPr="00A42174" w:rsidRDefault="001657F2" w:rsidP="001657F2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A42174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Other costs</w:t>
            </w:r>
          </w:p>
        </w:tc>
        <w:tc>
          <w:tcPr>
            <w:tcW w:w="1692" w:type="dxa"/>
            <w:noWrap/>
            <w:hideMark/>
          </w:tcPr>
          <w:p w14:paraId="6A670A18" w14:textId="77777777" w:rsidR="001657F2" w:rsidRPr="00A42174" w:rsidRDefault="001657F2" w:rsidP="001657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$0.00</w:t>
            </w:r>
          </w:p>
        </w:tc>
        <w:tc>
          <w:tcPr>
            <w:tcW w:w="1692" w:type="dxa"/>
          </w:tcPr>
          <w:p w14:paraId="551BB232" w14:textId="50A2C34E" w:rsidR="001657F2" w:rsidRPr="00810FA7" w:rsidRDefault="001657F2" w:rsidP="001657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810FA7">
              <w:rPr>
                <w:sz w:val="20"/>
              </w:rPr>
              <w:t>$0.00</w:t>
            </w:r>
          </w:p>
        </w:tc>
        <w:tc>
          <w:tcPr>
            <w:tcW w:w="1692" w:type="dxa"/>
            <w:noWrap/>
            <w:hideMark/>
          </w:tcPr>
          <w:p w14:paraId="0DFB3D52" w14:textId="40BE06E7" w:rsidR="001657F2" w:rsidRPr="00A42174" w:rsidRDefault="001657F2" w:rsidP="001657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$0.00</w:t>
            </w:r>
          </w:p>
        </w:tc>
        <w:tc>
          <w:tcPr>
            <w:tcW w:w="1692" w:type="dxa"/>
            <w:noWrap/>
            <w:hideMark/>
          </w:tcPr>
          <w:p w14:paraId="257748AD" w14:textId="77777777" w:rsidR="001657F2" w:rsidRPr="00A42174" w:rsidRDefault="001657F2" w:rsidP="001657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$0.00</w:t>
            </w:r>
          </w:p>
        </w:tc>
      </w:tr>
      <w:tr w:rsidR="00DA0163" w:rsidRPr="00A42174" w14:paraId="68788947" w14:textId="77777777" w:rsidTr="005349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  <w:noWrap/>
            <w:hideMark/>
          </w:tcPr>
          <w:p w14:paraId="66C2290C" w14:textId="77777777" w:rsidR="001657F2" w:rsidRPr="00A42174" w:rsidRDefault="001657F2" w:rsidP="001657F2">
            <w:pPr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A42174"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  <w:t>Monthly Total</w:t>
            </w:r>
          </w:p>
        </w:tc>
        <w:tc>
          <w:tcPr>
            <w:tcW w:w="1692" w:type="dxa"/>
            <w:noWrap/>
            <w:hideMark/>
          </w:tcPr>
          <w:p w14:paraId="41AD9863" w14:textId="77777777" w:rsidR="001657F2" w:rsidRPr="00A42174" w:rsidRDefault="001657F2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$9,876.84</w:t>
            </w:r>
          </w:p>
        </w:tc>
        <w:tc>
          <w:tcPr>
            <w:tcW w:w="1692" w:type="dxa"/>
          </w:tcPr>
          <w:p w14:paraId="0950960C" w14:textId="0F2B5C28" w:rsidR="001657F2" w:rsidRPr="00810FA7" w:rsidRDefault="001657F2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810FA7">
              <w:rPr>
                <w:sz w:val="20"/>
              </w:rPr>
              <w:t>$4,123.57</w:t>
            </w:r>
          </w:p>
        </w:tc>
        <w:tc>
          <w:tcPr>
            <w:tcW w:w="1692" w:type="dxa"/>
            <w:noWrap/>
            <w:hideMark/>
          </w:tcPr>
          <w:p w14:paraId="3BBBDE70" w14:textId="228FFFAF" w:rsidR="001657F2" w:rsidRPr="00A42174" w:rsidRDefault="001657F2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$6,965.03</w:t>
            </w:r>
          </w:p>
        </w:tc>
        <w:tc>
          <w:tcPr>
            <w:tcW w:w="1692" w:type="dxa"/>
            <w:noWrap/>
            <w:hideMark/>
          </w:tcPr>
          <w:p w14:paraId="16D0EF49" w14:textId="77777777" w:rsidR="001657F2" w:rsidRPr="00A42174" w:rsidRDefault="001657F2" w:rsidP="001657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2"/>
                <w:szCs w:val="22"/>
                <w:lang w:eastAsia="en-US"/>
              </w:rPr>
            </w:pPr>
            <w:r w:rsidRPr="00810FA7">
              <w:rPr>
                <w:sz w:val="20"/>
              </w:rPr>
              <w:t>$3,804.31</w:t>
            </w:r>
          </w:p>
        </w:tc>
      </w:tr>
    </w:tbl>
    <w:p w14:paraId="2BF78AD1" w14:textId="77777777" w:rsidR="001F6489" w:rsidRDefault="001F6489" w:rsidP="001F6489">
      <w:pPr>
        <w:pStyle w:val="BodyText"/>
        <w:jc w:val="center"/>
        <w:rPr>
          <w:sz w:val="20"/>
          <w:szCs w:val="20"/>
        </w:rPr>
      </w:pPr>
    </w:p>
    <w:p w14:paraId="24DBC34C" w14:textId="4EFD7511" w:rsidR="001657F2" w:rsidRPr="001F6489" w:rsidRDefault="001F6489" w:rsidP="001F6489">
      <w:pPr>
        <w:pStyle w:val="BodyText"/>
        <w:jc w:val="center"/>
        <w:rPr>
          <w:b/>
          <w:sz w:val="20"/>
          <w:szCs w:val="20"/>
        </w:rPr>
      </w:pPr>
      <w:r w:rsidRPr="001F6489">
        <w:rPr>
          <w:b/>
          <w:sz w:val="20"/>
          <w:szCs w:val="20"/>
        </w:rPr>
        <w:t xml:space="preserve">Figure 2: </w:t>
      </w:r>
      <w:r>
        <w:rPr>
          <w:b/>
          <w:sz w:val="20"/>
          <w:szCs w:val="20"/>
        </w:rPr>
        <w:t>Cost Comparison</w:t>
      </w:r>
    </w:p>
    <w:sectPr w:rsidR="001657F2" w:rsidRPr="001F6489" w:rsidSect="00AC6984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728" w:right="1440" w:bottom="1728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A2498B" w14:textId="77777777" w:rsidR="00A41B58" w:rsidRDefault="00A41B58">
      <w:r>
        <w:separator/>
      </w:r>
    </w:p>
  </w:endnote>
  <w:endnote w:type="continuationSeparator" w:id="0">
    <w:p w14:paraId="32AA402B" w14:textId="77777777" w:rsidR="00A41B58" w:rsidRDefault="00A41B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7E295A" w14:textId="77777777" w:rsidR="00F467AA" w:rsidRDefault="00A83500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E0DFE1" wp14:editId="20F9A7D6">
              <wp:simplePos x="0" y="0"/>
              <wp:positionH relativeFrom="column">
                <wp:posOffset>-914400</wp:posOffset>
              </wp:positionH>
              <wp:positionV relativeFrom="paragraph">
                <wp:posOffset>-32385</wp:posOffset>
              </wp:positionV>
              <wp:extent cx="914400" cy="342900"/>
              <wp:effectExtent l="0" t="0" r="0" b="3810"/>
              <wp:wrapNone/>
              <wp:docPr id="7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" cy="342900"/>
                      </a:xfrm>
                      <a:prstGeom prst="rect">
                        <a:avLst/>
                      </a:prstGeom>
                      <a:solidFill>
                        <a:srgbClr val="4E8AB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B4C8E5" id="Rectangle 13" o:spid="_x0000_s1026" style="position:absolute;margin-left:-1in;margin-top:-2.55pt;width:1in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" fillcolor="#4e8abe" stroked="f"/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4A88234" wp14:editId="6F97C6FA">
              <wp:simplePos x="0" y="0"/>
              <wp:positionH relativeFrom="column">
                <wp:posOffset>0</wp:posOffset>
              </wp:positionH>
              <wp:positionV relativeFrom="paragraph">
                <wp:posOffset>-13335</wp:posOffset>
              </wp:positionV>
              <wp:extent cx="5829300" cy="342900"/>
              <wp:effectExtent l="0" t="0" r="0" b="3810"/>
              <wp:wrapNone/>
              <wp:docPr id="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293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1E043A" w14:textId="71740950" w:rsidR="004776F5" w:rsidRPr="004776F5" w:rsidRDefault="004776F5" w:rsidP="00B407D3">
                          <w:pPr>
                            <w:tabs>
                              <w:tab w:val="left" w:pos="8640"/>
                            </w:tabs>
                            <w:rPr>
                              <w:rFonts w:ascii="Arial" w:hAnsi="Arial" w:cs="Arial"/>
                              <w:b/>
                              <w:color w:val="4E8ABE"/>
                              <w:sz w:val="16"/>
                              <w:szCs w:val="16"/>
                            </w:rPr>
                          </w:pPr>
                          <w:r w:rsidRPr="004776F5">
                            <w:rPr>
                              <w:rFonts w:ascii="Arial" w:hAnsi="Arial" w:cs="Arial"/>
                              <w:b/>
                              <w:color w:val="4E8ABE"/>
                              <w:sz w:val="16"/>
                              <w:szCs w:val="16"/>
                            </w:rPr>
                            <w:t>© 201</w:t>
                          </w:r>
                          <w:r w:rsidR="00EF758A">
                            <w:rPr>
                              <w:rFonts w:ascii="Arial" w:hAnsi="Arial" w:cs="Arial"/>
                              <w:b/>
                              <w:color w:val="4E8ABE"/>
                              <w:sz w:val="16"/>
                              <w:szCs w:val="16"/>
                            </w:rPr>
                            <w:t>8</w:t>
                          </w:r>
                          <w:r>
                            <w:rPr>
                              <w:rFonts w:ascii="Arial" w:hAnsi="Arial" w:cs="Arial"/>
                              <w:b/>
                              <w:color w:val="4E8ABE"/>
                              <w:sz w:val="16"/>
                              <w:szCs w:val="16"/>
                            </w:rPr>
                            <w:t xml:space="preserve"> – LGS INNOVATIONS LLC – ALL RIGHTS RESERVED</w:t>
                          </w:r>
                          <w:r w:rsidR="00B407D3">
                            <w:rPr>
                              <w:rFonts w:ascii="Arial" w:hAnsi="Arial" w:cs="Arial"/>
                              <w:b/>
                              <w:color w:val="4E8ABE"/>
                              <w:sz w:val="16"/>
                              <w:szCs w:val="16"/>
                            </w:rPr>
                            <w:tab/>
                          </w:r>
                          <w:r w:rsidR="00B407D3" w:rsidRPr="00B407D3">
                            <w:rPr>
                              <w:rFonts w:ascii="Arial" w:hAnsi="Arial" w:cs="Arial"/>
                              <w:b/>
                              <w:color w:val="4E8ABE"/>
                              <w:sz w:val="16"/>
                              <w:szCs w:val="16"/>
                            </w:rPr>
                            <w:fldChar w:fldCharType="begin"/>
                          </w:r>
                          <w:r w:rsidR="00B407D3" w:rsidRPr="00B407D3">
                            <w:rPr>
                              <w:rFonts w:ascii="Arial" w:hAnsi="Arial" w:cs="Arial"/>
                              <w:b/>
                              <w:color w:val="4E8ABE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="00B407D3" w:rsidRPr="00B407D3">
                            <w:rPr>
                              <w:rFonts w:ascii="Arial" w:hAnsi="Arial" w:cs="Arial"/>
                              <w:b/>
                              <w:color w:val="4E8ABE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55B23">
                            <w:rPr>
                              <w:rFonts w:ascii="Arial" w:hAnsi="Arial" w:cs="Arial"/>
                              <w:b/>
                              <w:noProof/>
                              <w:color w:val="4E8ABE"/>
                              <w:sz w:val="16"/>
                              <w:szCs w:val="16"/>
                            </w:rPr>
                            <w:t>5</w:t>
                          </w:r>
                          <w:r w:rsidR="00B407D3" w:rsidRPr="00B407D3">
                            <w:rPr>
                              <w:rFonts w:ascii="Arial" w:hAnsi="Arial" w:cs="Arial"/>
                              <w:b/>
                              <w:noProof/>
                              <w:color w:val="4E8ABE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7494FA56" w14:textId="77777777" w:rsidR="00F467AA" w:rsidRPr="004776F5" w:rsidRDefault="004776F5" w:rsidP="004776F5">
                          <w:pPr>
                            <w:rPr>
                              <w:rFonts w:ascii="Arial" w:hAnsi="Arial" w:cs="Arial"/>
                              <w:b/>
                              <w:color w:val="363B7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363B74"/>
                              <w:sz w:val="16"/>
                              <w:szCs w:val="16"/>
                            </w:rPr>
                            <w:t>LGS, LGS INNOVATIONS, AND THE LGS INNOVATIONS LOGO ARE TRADEMARKS OF LGS INNOVATIONS</w:t>
                          </w:r>
                          <w:r w:rsidRPr="004776F5">
                            <w:rPr>
                              <w:rFonts w:ascii="Arial" w:hAnsi="Arial" w:cs="Arial"/>
                              <w:b/>
                              <w:color w:val="363B74"/>
                              <w:sz w:val="16"/>
                              <w:szCs w:val="16"/>
                            </w:rPr>
                            <w:t xml:space="preserve"> LLC.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A88234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0;margin-top:-1.05pt;width:459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CaItAIAALo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" filled="f" stroked="f">
              <v:textbox>
                <w:txbxContent>
                  <w:p w14:paraId="221E043A" w14:textId="71740950" w:rsidR="004776F5" w:rsidRPr="004776F5" w:rsidRDefault="004776F5" w:rsidP="00B407D3">
                    <w:pPr>
                      <w:tabs>
                        <w:tab w:val="left" w:pos="8640"/>
                      </w:tabs>
                      <w:rPr>
                        <w:rFonts w:ascii="Arial" w:hAnsi="Arial" w:cs="Arial"/>
                        <w:b/>
                        <w:color w:val="4E8ABE"/>
                        <w:sz w:val="16"/>
                        <w:szCs w:val="16"/>
                      </w:rPr>
                    </w:pPr>
                    <w:r w:rsidRPr="004776F5">
                      <w:rPr>
                        <w:rFonts w:ascii="Arial" w:hAnsi="Arial" w:cs="Arial"/>
                        <w:b/>
                        <w:color w:val="4E8ABE"/>
                        <w:sz w:val="16"/>
                        <w:szCs w:val="16"/>
                      </w:rPr>
                      <w:t>© 201</w:t>
                    </w:r>
                    <w:r w:rsidR="00EF758A">
                      <w:rPr>
                        <w:rFonts w:ascii="Arial" w:hAnsi="Arial" w:cs="Arial"/>
                        <w:b/>
                        <w:color w:val="4E8ABE"/>
                        <w:sz w:val="16"/>
                        <w:szCs w:val="16"/>
                      </w:rPr>
                      <w:t>8</w:t>
                    </w:r>
                    <w:r>
                      <w:rPr>
                        <w:rFonts w:ascii="Arial" w:hAnsi="Arial" w:cs="Arial"/>
                        <w:b/>
                        <w:color w:val="4E8ABE"/>
                        <w:sz w:val="16"/>
                        <w:szCs w:val="16"/>
                      </w:rPr>
                      <w:t xml:space="preserve"> – LGS INNOVATIONS LLC – ALL RIGHTS RESERVED</w:t>
                    </w:r>
                    <w:r w:rsidR="00B407D3">
                      <w:rPr>
                        <w:rFonts w:ascii="Arial" w:hAnsi="Arial" w:cs="Arial"/>
                        <w:b/>
                        <w:color w:val="4E8ABE"/>
                        <w:sz w:val="16"/>
                        <w:szCs w:val="16"/>
                      </w:rPr>
                      <w:tab/>
                    </w:r>
                    <w:r w:rsidR="00B407D3" w:rsidRPr="00B407D3">
                      <w:rPr>
                        <w:rFonts w:ascii="Arial" w:hAnsi="Arial" w:cs="Arial"/>
                        <w:b/>
                        <w:color w:val="4E8ABE"/>
                        <w:sz w:val="16"/>
                        <w:szCs w:val="16"/>
                      </w:rPr>
                      <w:fldChar w:fldCharType="begin"/>
                    </w:r>
                    <w:r w:rsidR="00B407D3" w:rsidRPr="00B407D3">
                      <w:rPr>
                        <w:rFonts w:ascii="Arial" w:hAnsi="Arial" w:cs="Arial"/>
                        <w:b/>
                        <w:color w:val="4E8ABE"/>
                        <w:sz w:val="16"/>
                        <w:szCs w:val="16"/>
                      </w:rPr>
                      <w:instrText xml:space="preserve"> PAGE   \* MERGEFORMAT </w:instrText>
                    </w:r>
                    <w:r w:rsidR="00B407D3" w:rsidRPr="00B407D3">
                      <w:rPr>
                        <w:rFonts w:ascii="Arial" w:hAnsi="Arial" w:cs="Arial"/>
                        <w:b/>
                        <w:color w:val="4E8ABE"/>
                        <w:sz w:val="16"/>
                        <w:szCs w:val="16"/>
                      </w:rPr>
                      <w:fldChar w:fldCharType="separate"/>
                    </w:r>
                    <w:r w:rsidR="00F55B23">
                      <w:rPr>
                        <w:rFonts w:ascii="Arial" w:hAnsi="Arial" w:cs="Arial"/>
                        <w:b/>
                        <w:noProof/>
                        <w:color w:val="4E8ABE"/>
                        <w:sz w:val="16"/>
                        <w:szCs w:val="16"/>
                      </w:rPr>
                      <w:t>5</w:t>
                    </w:r>
                    <w:r w:rsidR="00B407D3" w:rsidRPr="00B407D3">
                      <w:rPr>
                        <w:rFonts w:ascii="Arial" w:hAnsi="Arial" w:cs="Arial"/>
                        <w:b/>
                        <w:noProof/>
                        <w:color w:val="4E8ABE"/>
                        <w:sz w:val="16"/>
                        <w:szCs w:val="16"/>
                      </w:rPr>
                      <w:fldChar w:fldCharType="end"/>
                    </w:r>
                  </w:p>
                  <w:p w14:paraId="7494FA56" w14:textId="77777777" w:rsidR="00F467AA" w:rsidRPr="004776F5" w:rsidRDefault="004776F5" w:rsidP="004776F5">
                    <w:pPr>
                      <w:rPr>
                        <w:rFonts w:ascii="Arial" w:hAnsi="Arial" w:cs="Arial"/>
                        <w:b/>
                        <w:color w:val="363B74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b/>
                        <w:color w:val="363B74"/>
                        <w:sz w:val="16"/>
                        <w:szCs w:val="16"/>
                      </w:rPr>
                      <w:t>LGS, LGS INNOVATIONS, AND THE LGS INNOVATIONS LOGO ARE TRADEMARKS OF LGS INNOVATIONS</w:t>
                    </w:r>
                    <w:r w:rsidRPr="004776F5">
                      <w:rPr>
                        <w:rFonts w:ascii="Arial" w:hAnsi="Arial" w:cs="Arial"/>
                        <w:b/>
                        <w:color w:val="363B74"/>
                        <w:sz w:val="16"/>
                        <w:szCs w:val="16"/>
                      </w:rPr>
                      <w:t xml:space="preserve"> LLC.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A2FB1F" w14:textId="77777777" w:rsidR="00F467AA" w:rsidRDefault="00A83500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DF4380" wp14:editId="132D7871">
              <wp:simplePos x="0" y="0"/>
              <wp:positionH relativeFrom="column">
                <wp:posOffset>0</wp:posOffset>
              </wp:positionH>
              <wp:positionV relativeFrom="paragraph">
                <wp:posOffset>-34290</wp:posOffset>
              </wp:positionV>
              <wp:extent cx="5829300" cy="342900"/>
              <wp:effectExtent l="0" t="3810" r="0" b="0"/>
              <wp:wrapNone/>
              <wp:docPr id="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293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D0C1F" w14:textId="77777777" w:rsidR="00E14909" w:rsidRDefault="00E14909" w:rsidP="00F467AA">
                          <w:pPr>
                            <w:rPr>
                              <w:rFonts w:ascii="Arial" w:hAnsi="Arial" w:cs="Arial"/>
                              <w:b/>
                              <w:color w:val="4E8ABE"/>
                              <w:sz w:val="16"/>
                              <w:szCs w:val="16"/>
                            </w:rPr>
                          </w:pPr>
                          <w:r w:rsidRPr="00E14909">
                            <w:rPr>
                              <w:rFonts w:ascii="Arial" w:hAnsi="Arial" w:cs="Arial"/>
                              <w:b/>
                              <w:color w:val="4E8ABE"/>
                              <w:sz w:val="16"/>
                              <w:szCs w:val="16"/>
                            </w:rPr>
                            <w:t>Strategic White Paper</w:t>
                          </w:r>
                        </w:p>
                        <w:p w14:paraId="79C6AB71" w14:textId="77777777" w:rsidR="00F467AA" w:rsidRPr="004776F5" w:rsidRDefault="000C5A4E" w:rsidP="00E14909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363B74"/>
                              <w:sz w:val="16"/>
                              <w:szCs w:val="16"/>
                            </w:rPr>
                            <w:t>Innovative Cloud Processing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DF4380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8" type="#_x0000_t202" style="position:absolute;margin-left:0;margin-top:-2.7pt;width:459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gZ8twIAAME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" filled="f" stroked="f">
              <v:textbox>
                <w:txbxContent>
                  <w:p w14:paraId="0FFD0C1F" w14:textId="77777777" w:rsidR="00E14909" w:rsidRDefault="00E14909" w:rsidP="00F467AA">
                    <w:pPr>
                      <w:rPr>
                        <w:rFonts w:ascii="Arial" w:hAnsi="Arial" w:cs="Arial"/>
                        <w:b/>
                        <w:color w:val="4E8ABE"/>
                        <w:sz w:val="16"/>
                        <w:szCs w:val="16"/>
                      </w:rPr>
                    </w:pPr>
                    <w:r w:rsidRPr="00E14909">
                      <w:rPr>
                        <w:rFonts w:ascii="Arial" w:hAnsi="Arial" w:cs="Arial"/>
                        <w:b/>
                        <w:color w:val="4E8ABE"/>
                        <w:sz w:val="16"/>
                        <w:szCs w:val="16"/>
                      </w:rPr>
                      <w:t>Strategic White Paper</w:t>
                    </w:r>
                  </w:p>
                  <w:p w14:paraId="79C6AB71" w14:textId="77777777" w:rsidR="00F467AA" w:rsidRPr="004776F5" w:rsidRDefault="000C5A4E" w:rsidP="00E14909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b/>
                        <w:color w:val="363B74"/>
                        <w:sz w:val="16"/>
                        <w:szCs w:val="16"/>
                      </w:rPr>
                      <w:t>Innovative Cloud Processing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27252F4" wp14:editId="06E5348F">
              <wp:simplePos x="0" y="0"/>
              <wp:positionH relativeFrom="column">
                <wp:posOffset>-914400</wp:posOffset>
              </wp:positionH>
              <wp:positionV relativeFrom="paragraph">
                <wp:posOffset>-53340</wp:posOffset>
              </wp:positionV>
              <wp:extent cx="914400" cy="342900"/>
              <wp:effectExtent l="0" t="3810" r="0" b="0"/>
              <wp:wrapNone/>
              <wp:docPr id="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" cy="342900"/>
                      </a:xfrm>
                      <a:prstGeom prst="rect">
                        <a:avLst/>
                      </a:prstGeom>
                      <a:solidFill>
                        <a:srgbClr val="4E8AB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4D286B" id="Rectangle 11" o:spid="_x0000_s1026" style="position:absolute;margin-left:-1in;margin-top:-4.2pt;width:1in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" fillcolor="#4e8abe" stroked="f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9B0C71" w14:textId="77777777" w:rsidR="00A41B58" w:rsidRDefault="00A41B58">
      <w:r>
        <w:separator/>
      </w:r>
    </w:p>
  </w:footnote>
  <w:footnote w:type="continuationSeparator" w:id="0">
    <w:p w14:paraId="6479C2CA" w14:textId="77777777" w:rsidR="00A41B58" w:rsidRDefault="00A41B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96BF54" w14:textId="320F50CB" w:rsidR="00F11B89" w:rsidRDefault="008F68D1" w:rsidP="007E0987">
    <w:pPr>
      <w:pStyle w:val="Header"/>
      <w:jc w:val="right"/>
    </w:pPr>
    <w:r>
      <w:rPr>
        <w:i/>
        <w:noProof/>
        <w:lang w:eastAsia="en-US"/>
      </w:rPr>
      <w:drawing>
        <wp:inline distT="0" distB="0" distL="0" distR="0" wp14:anchorId="109B5091" wp14:editId="316E95D4">
          <wp:extent cx="1992702" cy="479954"/>
          <wp:effectExtent l="0" t="0" r="0" b="0"/>
          <wp:docPr id="14" name="Picture 14" descr="C:\LGS\Marketing\AxiosLogo-H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LGS\Marketing\AxiosLogo-H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4024" cy="4802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83500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1A9D1C3" wp14:editId="136202BA">
              <wp:simplePos x="0" y="0"/>
              <wp:positionH relativeFrom="column">
                <wp:posOffset>-57150</wp:posOffset>
              </wp:positionH>
              <wp:positionV relativeFrom="paragraph">
                <wp:posOffset>538480</wp:posOffset>
              </wp:positionV>
              <wp:extent cx="6057900" cy="0"/>
              <wp:effectExtent l="9525" t="14605" r="9525" b="13970"/>
              <wp:wrapNone/>
              <wp:docPr id="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4E8ABE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549A14" id="Line 10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42.4pt" to="472.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" strokecolor="#4e8abe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43058A" w14:textId="330ED795" w:rsidR="00F11B89" w:rsidRPr="00AC6984" w:rsidRDefault="00661259" w:rsidP="007E0987">
    <w:pPr>
      <w:pStyle w:val="Header"/>
      <w:jc w:val="right"/>
      <w:rPr>
        <w:i/>
      </w:rPr>
    </w:pPr>
    <w:r>
      <w:rPr>
        <w:i/>
        <w:noProof/>
        <w:lang w:eastAsia="en-US"/>
      </w:rPr>
      <w:drawing>
        <wp:inline distT="0" distB="0" distL="0" distR="0" wp14:anchorId="2764EA15" wp14:editId="7DA5A82D">
          <wp:extent cx="1992702" cy="479954"/>
          <wp:effectExtent l="0" t="0" r="0" b="0"/>
          <wp:docPr id="10" name="Picture 10" descr="C:\LGS\Marketing\AxiosLogo-H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LGS\Marketing\AxiosLogo-H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4024" cy="4802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73D57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CB9469A" wp14:editId="5AD65D6E">
              <wp:simplePos x="0" y="0"/>
              <wp:positionH relativeFrom="column">
                <wp:posOffset>-57150</wp:posOffset>
              </wp:positionH>
              <wp:positionV relativeFrom="paragraph">
                <wp:posOffset>2971610</wp:posOffset>
              </wp:positionV>
              <wp:extent cx="6057900" cy="0"/>
              <wp:effectExtent l="0" t="0" r="19050" b="19050"/>
              <wp:wrapNone/>
              <wp:docPr id="3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4E8ABE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5F2877" id="Line 7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234pt" to="472.5pt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" strokecolor="#4e8abe" strokeweight="1pt"/>
          </w:pict>
        </mc:Fallback>
      </mc:AlternateContent>
    </w:r>
    <w:r w:rsidR="000C5A4E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CCB3CD8" wp14:editId="4BEA1C49">
              <wp:simplePos x="0" y="0"/>
              <wp:positionH relativeFrom="column">
                <wp:posOffset>-118753</wp:posOffset>
              </wp:positionH>
              <wp:positionV relativeFrom="paragraph">
                <wp:posOffset>718457</wp:posOffset>
              </wp:positionV>
              <wp:extent cx="5715000" cy="3966359"/>
              <wp:effectExtent l="0" t="0" r="0" b="0"/>
              <wp:wrapNone/>
              <wp:docPr id="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15000" cy="396635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127B8F" w14:textId="77777777" w:rsidR="00FB435C" w:rsidRPr="00FB435C" w:rsidRDefault="00FB435C" w:rsidP="00F57F36">
                          <w:pPr>
                            <w:spacing w:after="240"/>
                            <w:rPr>
                              <w:rFonts w:ascii="Arial" w:hAnsi="Arial" w:cs="Arial"/>
                              <w:b/>
                              <w:color w:val="4E8ABE"/>
                              <w:sz w:val="40"/>
                              <w:szCs w:val="40"/>
                            </w:rPr>
                          </w:pPr>
                          <w:r w:rsidRPr="00FB435C">
                            <w:rPr>
                              <w:rFonts w:ascii="Arial" w:hAnsi="Arial" w:cs="Arial"/>
                              <w:b/>
                              <w:color w:val="4E8ABE"/>
                              <w:sz w:val="40"/>
                              <w:szCs w:val="40"/>
                            </w:rPr>
                            <w:t>Strategic White Paper</w:t>
                          </w:r>
                        </w:p>
                        <w:p w14:paraId="411B01A7" w14:textId="4F599684" w:rsidR="00F11B89" w:rsidRDefault="006D6DCD" w:rsidP="00E14909">
                          <w:pPr>
                            <w:rPr>
                              <w:rFonts w:ascii="Arial" w:hAnsi="Arial" w:cs="Arial"/>
                              <w:b/>
                              <w:color w:val="363B74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363B74"/>
                              <w:sz w:val="40"/>
                              <w:szCs w:val="40"/>
                            </w:rPr>
                            <w:t>Zephyr</w:t>
                          </w:r>
                          <w:r w:rsidR="00396CD0">
                            <w:rPr>
                              <w:rFonts w:ascii="Arial" w:hAnsi="Arial" w:cs="Arial"/>
                              <w:b/>
                              <w:color w:val="363B74"/>
                              <w:sz w:val="40"/>
                              <w:szCs w:val="40"/>
                            </w:rPr>
                            <w:t>u</w:t>
                          </w:r>
                          <w:r>
                            <w:rPr>
                              <w:rFonts w:ascii="Arial" w:hAnsi="Arial" w:cs="Arial"/>
                              <w:b/>
                              <w:color w:val="363B74"/>
                              <w:sz w:val="40"/>
                              <w:szCs w:val="40"/>
                            </w:rPr>
                            <w:t>s</w:t>
                          </w:r>
                        </w:p>
                        <w:p w14:paraId="441B424D" w14:textId="77777777" w:rsidR="00473D57" w:rsidRDefault="00473D57" w:rsidP="00E14909">
                          <w:pPr>
                            <w:rPr>
                              <w:rFonts w:ascii="Arial" w:hAnsi="Arial" w:cs="Arial"/>
                              <w:b/>
                              <w:color w:val="363B74"/>
                              <w:sz w:val="40"/>
                              <w:szCs w:val="40"/>
                            </w:rPr>
                          </w:pPr>
                        </w:p>
                        <w:p w14:paraId="64CB6D9F" w14:textId="3CBB9C2E" w:rsidR="0092359B" w:rsidRPr="0092359B" w:rsidRDefault="0092359B" w:rsidP="00E14909">
                          <w:pPr>
                            <w:rPr>
                              <w:rFonts w:ascii="Arial" w:hAnsi="Arial" w:cs="Arial"/>
                              <w:i/>
                              <w:color w:val="548DD4" w:themeColor="text2" w:themeTint="99"/>
                              <w:sz w:val="40"/>
                              <w:szCs w:val="40"/>
                            </w:rPr>
                          </w:pPr>
                          <w:r w:rsidRPr="0092359B">
                            <w:rPr>
                              <w:rFonts w:ascii="Arial" w:hAnsi="Arial" w:cs="Arial"/>
                              <w:i/>
                              <w:color w:val="548DD4" w:themeColor="text2" w:themeTint="99"/>
                              <w:sz w:val="40"/>
                              <w:szCs w:val="40"/>
                            </w:rPr>
                            <w:t xml:space="preserve">An innovative </w:t>
                          </w:r>
                          <w:r w:rsidR="00473D57">
                            <w:rPr>
                              <w:rFonts w:ascii="Arial" w:hAnsi="Arial" w:cs="Arial"/>
                              <w:i/>
                              <w:color w:val="548DD4" w:themeColor="text2" w:themeTint="99"/>
                              <w:sz w:val="40"/>
                              <w:szCs w:val="40"/>
                            </w:rPr>
                            <w:t>cloud application provision</w:t>
                          </w:r>
                          <w:r w:rsidR="00AC6984">
                            <w:rPr>
                              <w:rFonts w:ascii="Arial" w:hAnsi="Arial" w:cs="Arial"/>
                              <w:i/>
                              <w:color w:val="548DD4" w:themeColor="text2" w:themeTint="99"/>
                              <w:sz w:val="40"/>
                              <w:szCs w:val="40"/>
                            </w:rPr>
                            <w:t>ing</w:t>
                          </w:r>
                          <w:r w:rsidR="00473D57">
                            <w:rPr>
                              <w:rFonts w:ascii="Arial" w:hAnsi="Arial" w:cs="Arial"/>
                              <w:i/>
                              <w:color w:val="548DD4" w:themeColor="text2" w:themeTint="99"/>
                              <w:sz w:val="40"/>
                              <w:szCs w:val="40"/>
                            </w:rPr>
                            <w:t xml:space="preserve"> tool that provides</w:t>
                          </w:r>
                          <w:r w:rsidRPr="0092359B">
                            <w:rPr>
                              <w:rFonts w:ascii="Arial" w:hAnsi="Arial" w:cs="Arial"/>
                              <w:i/>
                              <w:color w:val="548DD4" w:themeColor="text2" w:themeTint="99"/>
                              <w:sz w:val="40"/>
                              <w:szCs w:val="40"/>
                            </w:rPr>
                            <w:t xml:space="preserve"> </w:t>
                          </w:r>
                          <w:r w:rsidR="00473D57">
                            <w:rPr>
                              <w:rFonts w:ascii="Arial" w:hAnsi="Arial" w:cs="Arial"/>
                              <w:i/>
                              <w:color w:val="548DD4" w:themeColor="text2" w:themeTint="99"/>
                              <w:sz w:val="40"/>
                              <w:szCs w:val="40"/>
                            </w:rPr>
                            <w:t xml:space="preserve">advanced mission </w:t>
                          </w:r>
                          <w:r w:rsidR="004834DE">
                            <w:rPr>
                              <w:rFonts w:ascii="Arial" w:hAnsi="Arial" w:cs="Arial"/>
                              <w:i/>
                              <w:color w:val="548DD4" w:themeColor="text2" w:themeTint="99"/>
                              <w:sz w:val="40"/>
                              <w:szCs w:val="40"/>
                            </w:rPr>
                            <w:t>resource visibility, and up to 5</w:t>
                          </w:r>
                          <w:r w:rsidR="00473D57">
                            <w:rPr>
                              <w:rFonts w:ascii="Arial" w:hAnsi="Arial" w:cs="Arial"/>
                              <w:i/>
                              <w:color w:val="548DD4" w:themeColor="text2" w:themeTint="99"/>
                              <w:sz w:val="40"/>
                              <w:szCs w:val="40"/>
                            </w:rPr>
                            <w:t>0% cost savings in the AWS C2S environment.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CB3CD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left:0;text-align:left;margin-left:-9.35pt;margin-top:56.55pt;width:450pt;height:312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" filled="f" stroked="f">
              <v:textbox>
                <w:txbxContent>
                  <w:p w14:paraId="55127B8F" w14:textId="77777777" w:rsidR="00FB435C" w:rsidRPr="00FB435C" w:rsidRDefault="00FB435C" w:rsidP="00F57F36">
                    <w:pPr>
                      <w:spacing w:after="240"/>
                      <w:rPr>
                        <w:rFonts w:ascii="Arial" w:hAnsi="Arial" w:cs="Arial"/>
                        <w:b/>
                        <w:color w:val="4E8ABE"/>
                        <w:sz w:val="40"/>
                        <w:szCs w:val="40"/>
                      </w:rPr>
                    </w:pPr>
                    <w:r w:rsidRPr="00FB435C">
                      <w:rPr>
                        <w:rFonts w:ascii="Arial" w:hAnsi="Arial" w:cs="Arial"/>
                        <w:b/>
                        <w:color w:val="4E8ABE"/>
                        <w:sz w:val="40"/>
                        <w:szCs w:val="40"/>
                      </w:rPr>
                      <w:t>Strategic White Paper</w:t>
                    </w:r>
                  </w:p>
                  <w:p w14:paraId="411B01A7" w14:textId="4F599684" w:rsidR="00F11B89" w:rsidRDefault="006D6DCD" w:rsidP="00E14909">
                    <w:pPr>
                      <w:rPr>
                        <w:rFonts w:ascii="Arial" w:hAnsi="Arial" w:cs="Arial"/>
                        <w:b/>
                        <w:color w:val="363B74"/>
                        <w:sz w:val="40"/>
                        <w:szCs w:val="40"/>
                      </w:rPr>
                    </w:pPr>
                    <w:r>
                      <w:rPr>
                        <w:rFonts w:ascii="Arial" w:hAnsi="Arial" w:cs="Arial"/>
                        <w:b/>
                        <w:color w:val="363B74"/>
                        <w:sz w:val="40"/>
                        <w:szCs w:val="40"/>
                      </w:rPr>
                      <w:t>Zephyr</w:t>
                    </w:r>
                    <w:r w:rsidR="00396CD0">
                      <w:rPr>
                        <w:rFonts w:ascii="Arial" w:hAnsi="Arial" w:cs="Arial"/>
                        <w:b/>
                        <w:color w:val="363B74"/>
                        <w:sz w:val="40"/>
                        <w:szCs w:val="40"/>
                      </w:rPr>
                      <w:t>u</w:t>
                    </w:r>
                    <w:r>
                      <w:rPr>
                        <w:rFonts w:ascii="Arial" w:hAnsi="Arial" w:cs="Arial"/>
                        <w:b/>
                        <w:color w:val="363B74"/>
                        <w:sz w:val="40"/>
                        <w:szCs w:val="40"/>
                      </w:rPr>
                      <w:t>s</w:t>
                    </w:r>
                  </w:p>
                  <w:p w14:paraId="441B424D" w14:textId="77777777" w:rsidR="00473D57" w:rsidRDefault="00473D57" w:rsidP="00E14909">
                    <w:pPr>
                      <w:rPr>
                        <w:rFonts w:ascii="Arial" w:hAnsi="Arial" w:cs="Arial"/>
                        <w:b/>
                        <w:color w:val="363B74"/>
                        <w:sz w:val="40"/>
                        <w:szCs w:val="40"/>
                      </w:rPr>
                    </w:pPr>
                  </w:p>
                  <w:p w14:paraId="64CB6D9F" w14:textId="3CBB9C2E" w:rsidR="0092359B" w:rsidRPr="0092359B" w:rsidRDefault="0092359B" w:rsidP="00E14909">
                    <w:pPr>
                      <w:rPr>
                        <w:rFonts w:ascii="Arial" w:hAnsi="Arial" w:cs="Arial"/>
                        <w:i/>
                        <w:color w:val="548DD4" w:themeColor="text2" w:themeTint="99"/>
                        <w:sz w:val="40"/>
                        <w:szCs w:val="40"/>
                      </w:rPr>
                    </w:pPr>
                    <w:r w:rsidRPr="0092359B">
                      <w:rPr>
                        <w:rFonts w:ascii="Arial" w:hAnsi="Arial" w:cs="Arial"/>
                        <w:i/>
                        <w:color w:val="548DD4" w:themeColor="text2" w:themeTint="99"/>
                        <w:sz w:val="40"/>
                        <w:szCs w:val="40"/>
                      </w:rPr>
                      <w:t xml:space="preserve">An innovative </w:t>
                    </w:r>
                    <w:r w:rsidR="00473D57">
                      <w:rPr>
                        <w:rFonts w:ascii="Arial" w:hAnsi="Arial" w:cs="Arial"/>
                        <w:i/>
                        <w:color w:val="548DD4" w:themeColor="text2" w:themeTint="99"/>
                        <w:sz w:val="40"/>
                        <w:szCs w:val="40"/>
                      </w:rPr>
                      <w:t>cloud application provision</w:t>
                    </w:r>
                    <w:r w:rsidR="00AC6984">
                      <w:rPr>
                        <w:rFonts w:ascii="Arial" w:hAnsi="Arial" w:cs="Arial"/>
                        <w:i/>
                        <w:color w:val="548DD4" w:themeColor="text2" w:themeTint="99"/>
                        <w:sz w:val="40"/>
                        <w:szCs w:val="40"/>
                      </w:rPr>
                      <w:t>ing</w:t>
                    </w:r>
                    <w:r w:rsidR="00473D57">
                      <w:rPr>
                        <w:rFonts w:ascii="Arial" w:hAnsi="Arial" w:cs="Arial"/>
                        <w:i/>
                        <w:color w:val="548DD4" w:themeColor="text2" w:themeTint="99"/>
                        <w:sz w:val="40"/>
                        <w:szCs w:val="40"/>
                      </w:rPr>
                      <w:t xml:space="preserve"> tool that provides</w:t>
                    </w:r>
                    <w:r w:rsidRPr="0092359B">
                      <w:rPr>
                        <w:rFonts w:ascii="Arial" w:hAnsi="Arial" w:cs="Arial"/>
                        <w:i/>
                        <w:color w:val="548DD4" w:themeColor="text2" w:themeTint="99"/>
                        <w:sz w:val="40"/>
                        <w:szCs w:val="40"/>
                      </w:rPr>
                      <w:t xml:space="preserve"> </w:t>
                    </w:r>
                    <w:r w:rsidR="00473D57">
                      <w:rPr>
                        <w:rFonts w:ascii="Arial" w:hAnsi="Arial" w:cs="Arial"/>
                        <w:i/>
                        <w:color w:val="548DD4" w:themeColor="text2" w:themeTint="99"/>
                        <w:sz w:val="40"/>
                        <w:szCs w:val="40"/>
                      </w:rPr>
                      <w:t xml:space="preserve">advanced mission </w:t>
                    </w:r>
                    <w:r w:rsidR="004834DE">
                      <w:rPr>
                        <w:rFonts w:ascii="Arial" w:hAnsi="Arial" w:cs="Arial"/>
                        <w:i/>
                        <w:color w:val="548DD4" w:themeColor="text2" w:themeTint="99"/>
                        <w:sz w:val="40"/>
                        <w:szCs w:val="40"/>
                      </w:rPr>
                      <w:t>resource visibility, and up to 5</w:t>
                    </w:r>
                    <w:r w:rsidR="00473D57">
                      <w:rPr>
                        <w:rFonts w:ascii="Arial" w:hAnsi="Arial" w:cs="Arial"/>
                        <w:i/>
                        <w:color w:val="548DD4" w:themeColor="text2" w:themeTint="99"/>
                        <w:sz w:val="40"/>
                        <w:szCs w:val="40"/>
                      </w:rPr>
                      <w:t>0% cost savings in the AWS C2S environment.</w:t>
                    </w:r>
                  </w:p>
                </w:txbxContent>
              </v:textbox>
            </v:shape>
          </w:pict>
        </mc:Fallback>
      </mc:AlternateContent>
    </w:r>
    <w:r w:rsidR="00A83500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73E4B411" wp14:editId="2ECDCCC8">
              <wp:simplePos x="0" y="0"/>
              <wp:positionH relativeFrom="column">
                <wp:posOffset>-57150</wp:posOffset>
              </wp:positionH>
              <wp:positionV relativeFrom="paragraph">
                <wp:posOffset>554355</wp:posOffset>
              </wp:positionV>
              <wp:extent cx="6057900" cy="0"/>
              <wp:effectExtent l="9525" t="11430" r="9525" b="7620"/>
              <wp:wrapNone/>
              <wp:docPr id="4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4E8ABE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E7EE12" id="Line 6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43.65pt" to="472.5pt,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" strokecolor="#4e8abe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D7BA9E0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CA48CAB6"/>
    <w:lvl w:ilvl="0">
      <w:start w:val="1"/>
      <w:numFmt w:val="bullet"/>
      <w:pStyle w:val="ListBullet3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</w:abstractNum>
  <w:abstractNum w:abstractNumId="2" w15:restartNumberingAfterBreak="0">
    <w:nsid w:val="FFFFFF83"/>
    <w:multiLevelType w:val="singleLevel"/>
    <w:tmpl w:val="D930A00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02D776F"/>
    <w:multiLevelType w:val="hybridMultilevel"/>
    <w:tmpl w:val="6EC4AFBE"/>
    <w:lvl w:ilvl="0" w:tplc="B89CED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3A933E">
      <w:start w:val="53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24D780">
      <w:start w:val="539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1CD1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9A96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CBB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DC3F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44BB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B62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2727DD9"/>
    <w:multiLevelType w:val="hybridMultilevel"/>
    <w:tmpl w:val="9C5ADA08"/>
    <w:lvl w:ilvl="0" w:tplc="179C3B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80DD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60BB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4A1B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B47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84DA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328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02B2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C66F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75D1FAF"/>
    <w:multiLevelType w:val="hybridMultilevel"/>
    <w:tmpl w:val="53AC6B42"/>
    <w:lvl w:ilvl="0" w:tplc="6E44BDAC">
      <w:start w:val="1"/>
      <w:numFmt w:val="bullet"/>
      <w:lvlText w:val="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053D7"/>
    <w:multiLevelType w:val="hybridMultilevel"/>
    <w:tmpl w:val="2DC8B720"/>
    <w:lvl w:ilvl="0" w:tplc="B650B9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2CDD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AAF3F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3020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8035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8277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7863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6C92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9EC9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CED444F"/>
    <w:multiLevelType w:val="hybridMultilevel"/>
    <w:tmpl w:val="D4F0A676"/>
    <w:lvl w:ilvl="0" w:tplc="807A48B6"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BB153B2"/>
    <w:multiLevelType w:val="multilevel"/>
    <w:tmpl w:val="5ACC9F9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5E2C1349"/>
    <w:multiLevelType w:val="multilevel"/>
    <w:tmpl w:val="92541D26"/>
    <w:lvl w:ilvl="0">
      <w:start w:val="1"/>
      <w:numFmt w:val="decimal"/>
      <w:pStyle w:val="Heading1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6DDC5A5B"/>
    <w:multiLevelType w:val="hybridMultilevel"/>
    <w:tmpl w:val="103E8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750B22"/>
    <w:multiLevelType w:val="hybridMultilevel"/>
    <w:tmpl w:val="A38CB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2"/>
  </w:num>
  <w:num w:numId="5">
    <w:abstractNumId w:val="1"/>
  </w:num>
  <w:num w:numId="6">
    <w:abstractNumId w:val="0"/>
  </w:num>
  <w:num w:numId="7">
    <w:abstractNumId w:val="11"/>
  </w:num>
  <w:num w:numId="8">
    <w:abstractNumId w:val="9"/>
  </w:num>
  <w:num w:numId="9">
    <w:abstractNumId w:val="9"/>
  </w:num>
  <w:num w:numId="10">
    <w:abstractNumId w:val="9"/>
  </w:num>
  <w:num w:numId="11">
    <w:abstractNumId w:val="1"/>
  </w:num>
  <w:num w:numId="12">
    <w:abstractNumId w:val="4"/>
  </w:num>
  <w:num w:numId="13">
    <w:abstractNumId w:val="3"/>
  </w:num>
  <w:num w:numId="14">
    <w:abstractNumId w:val="6"/>
  </w:num>
  <w:num w:numId="15">
    <w:abstractNumId w:val="10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anteaume, Oscar [Axios]">
    <w15:presenceInfo w15:providerId="AD" w15:userId="S-1-5-21-590509317-698172543-719221401-102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B89"/>
    <w:rsid w:val="00001DB4"/>
    <w:rsid w:val="00004654"/>
    <w:rsid w:val="00004B08"/>
    <w:rsid w:val="0002026B"/>
    <w:rsid w:val="00021087"/>
    <w:rsid w:val="000240A7"/>
    <w:rsid w:val="000241BC"/>
    <w:rsid w:val="00032C26"/>
    <w:rsid w:val="00034781"/>
    <w:rsid w:val="00035951"/>
    <w:rsid w:val="0004182D"/>
    <w:rsid w:val="000424BC"/>
    <w:rsid w:val="0004591E"/>
    <w:rsid w:val="00067E12"/>
    <w:rsid w:val="00072AC3"/>
    <w:rsid w:val="00093CEE"/>
    <w:rsid w:val="000B1EBD"/>
    <w:rsid w:val="000B255D"/>
    <w:rsid w:val="000B3A14"/>
    <w:rsid w:val="000B46E3"/>
    <w:rsid w:val="000C379E"/>
    <w:rsid w:val="000C5A4E"/>
    <w:rsid w:val="000D120D"/>
    <w:rsid w:val="000D3C52"/>
    <w:rsid w:val="000E68C5"/>
    <w:rsid w:val="000F0B15"/>
    <w:rsid w:val="000F53E4"/>
    <w:rsid w:val="000F5F0F"/>
    <w:rsid w:val="000F7AE2"/>
    <w:rsid w:val="00100E28"/>
    <w:rsid w:val="001115C3"/>
    <w:rsid w:val="0011176E"/>
    <w:rsid w:val="00111B7A"/>
    <w:rsid w:val="00114766"/>
    <w:rsid w:val="00122552"/>
    <w:rsid w:val="00135A2B"/>
    <w:rsid w:val="00135A70"/>
    <w:rsid w:val="001378A7"/>
    <w:rsid w:val="00144C31"/>
    <w:rsid w:val="0015040A"/>
    <w:rsid w:val="00156F35"/>
    <w:rsid w:val="0016477E"/>
    <w:rsid w:val="001657F2"/>
    <w:rsid w:val="0016649D"/>
    <w:rsid w:val="00173E93"/>
    <w:rsid w:val="00181049"/>
    <w:rsid w:val="001861FA"/>
    <w:rsid w:val="00196246"/>
    <w:rsid w:val="001C0926"/>
    <w:rsid w:val="001C2306"/>
    <w:rsid w:val="001C3E22"/>
    <w:rsid w:val="001D32FE"/>
    <w:rsid w:val="001E0927"/>
    <w:rsid w:val="001E5D1C"/>
    <w:rsid w:val="001F09E8"/>
    <w:rsid w:val="001F2B49"/>
    <w:rsid w:val="001F5AC3"/>
    <w:rsid w:val="001F6489"/>
    <w:rsid w:val="0020118C"/>
    <w:rsid w:val="00202AC8"/>
    <w:rsid w:val="00202F22"/>
    <w:rsid w:val="002052AA"/>
    <w:rsid w:val="00205A58"/>
    <w:rsid w:val="00206F29"/>
    <w:rsid w:val="002114A1"/>
    <w:rsid w:val="00216263"/>
    <w:rsid w:val="00222180"/>
    <w:rsid w:val="0022451F"/>
    <w:rsid w:val="00230978"/>
    <w:rsid w:val="0023403C"/>
    <w:rsid w:val="002375E7"/>
    <w:rsid w:val="00237BB6"/>
    <w:rsid w:val="0025411E"/>
    <w:rsid w:val="00256504"/>
    <w:rsid w:val="002656A1"/>
    <w:rsid w:val="00271EE5"/>
    <w:rsid w:val="00273302"/>
    <w:rsid w:val="0027420E"/>
    <w:rsid w:val="00274BB1"/>
    <w:rsid w:val="00276209"/>
    <w:rsid w:val="00280153"/>
    <w:rsid w:val="00280741"/>
    <w:rsid w:val="002850C4"/>
    <w:rsid w:val="00291048"/>
    <w:rsid w:val="002922CD"/>
    <w:rsid w:val="00292384"/>
    <w:rsid w:val="00294295"/>
    <w:rsid w:val="002B34ED"/>
    <w:rsid w:val="002B5379"/>
    <w:rsid w:val="002C1B1E"/>
    <w:rsid w:val="002D0125"/>
    <w:rsid w:val="002E3963"/>
    <w:rsid w:val="002E743E"/>
    <w:rsid w:val="002E7B21"/>
    <w:rsid w:val="002F4281"/>
    <w:rsid w:val="002F63E6"/>
    <w:rsid w:val="00317191"/>
    <w:rsid w:val="003174E8"/>
    <w:rsid w:val="003202C5"/>
    <w:rsid w:val="003226CE"/>
    <w:rsid w:val="0032591F"/>
    <w:rsid w:val="00327159"/>
    <w:rsid w:val="003370F3"/>
    <w:rsid w:val="00340322"/>
    <w:rsid w:val="00342FF0"/>
    <w:rsid w:val="003539CF"/>
    <w:rsid w:val="00355958"/>
    <w:rsid w:val="003571E9"/>
    <w:rsid w:val="00365D4C"/>
    <w:rsid w:val="0037391D"/>
    <w:rsid w:val="00381E09"/>
    <w:rsid w:val="0039353F"/>
    <w:rsid w:val="00393E22"/>
    <w:rsid w:val="00396CD0"/>
    <w:rsid w:val="003A1394"/>
    <w:rsid w:val="003A1D39"/>
    <w:rsid w:val="003A3443"/>
    <w:rsid w:val="003A4392"/>
    <w:rsid w:val="003A4ECC"/>
    <w:rsid w:val="003A6121"/>
    <w:rsid w:val="003B4E43"/>
    <w:rsid w:val="003B7127"/>
    <w:rsid w:val="003B7A6E"/>
    <w:rsid w:val="003C023B"/>
    <w:rsid w:val="003C3DEC"/>
    <w:rsid w:val="003C464E"/>
    <w:rsid w:val="003C58CF"/>
    <w:rsid w:val="003D0406"/>
    <w:rsid w:val="003D1C6E"/>
    <w:rsid w:val="003D3284"/>
    <w:rsid w:val="003E0363"/>
    <w:rsid w:val="003E2F49"/>
    <w:rsid w:val="003E4BF2"/>
    <w:rsid w:val="003F1B31"/>
    <w:rsid w:val="00406AB0"/>
    <w:rsid w:val="0041401D"/>
    <w:rsid w:val="00414B81"/>
    <w:rsid w:val="00414D30"/>
    <w:rsid w:val="00426F0E"/>
    <w:rsid w:val="00427594"/>
    <w:rsid w:val="00441F93"/>
    <w:rsid w:val="00442977"/>
    <w:rsid w:val="00456322"/>
    <w:rsid w:val="0046487A"/>
    <w:rsid w:val="00466829"/>
    <w:rsid w:val="00466E0F"/>
    <w:rsid w:val="004717AC"/>
    <w:rsid w:val="00473D57"/>
    <w:rsid w:val="004776F5"/>
    <w:rsid w:val="004817B7"/>
    <w:rsid w:val="00483458"/>
    <w:rsid w:val="004834DE"/>
    <w:rsid w:val="004837DB"/>
    <w:rsid w:val="0049257D"/>
    <w:rsid w:val="00496FF4"/>
    <w:rsid w:val="004A4BA9"/>
    <w:rsid w:val="004B0EF4"/>
    <w:rsid w:val="004C2068"/>
    <w:rsid w:val="004C51C7"/>
    <w:rsid w:val="004D0D6B"/>
    <w:rsid w:val="004D124E"/>
    <w:rsid w:val="004D6284"/>
    <w:rsid w:val="004E6825"/>
    <w:rsid w:val="004F6F8F"/>
    <w:rsid w:val="00501932"/>
    <w:rsid w:val="005143D6"/>
    <w:rsid w:val="00515269"/>
    <w:rsid w:val="0052318D"/>
    <w:rsid w:val="005349A6"/>
    <w:rsid w:val="00551438"/>
    <w:rsid w:val="0055284A"/>
    <w:rsid w:val="00553981"/>
    <w:rsid w:val="00557360"/>
    <w:rsid w:val="00562DAC"/>
    <w:rsid w:val="0057476B"/>
    <w:rsid w:val="0058403D"/>
    <w:rsid w:val="005900DD"/>
    <w:rsid w:val="005935AF"/>
    <w:rsid w:val="00593AEF"/>
    <w:rsid w:val="0059479F"/>
    <w:rsid w:val="00594C60"/>
    <w:rsid w:val="005B3EE9"/>
    <w:rsid w:val="005B5AC9"/>
    <w:rsid w:val="005B6565"/>
    <w:rsid w:val="005B7541"/>
    <w:rsid w:val="005B7E6D"/>
    <w:rsid w:val="005C1C01"/>
    <w:rsid w:val="005C20B0"/>
    <w:rsid w:val="005D2873"/>
    <w:rsid w:val="005D3CFA"/>
    <w:rsid w:val="005D4579"/>
    <w:rsid w:val="005D4F29"/>
    <w:rsid w:val="005E33D0"/>
    <w:rsid w:val="005E4CA6"/>
    <w:rsid w:val="005E7551"/>
    <w:rsid w:val="005F0753"/>
    <w:rsid w:val="005F3CD7"/>
    <w:rsid w:val="005F4E1A"/>
    <w:rsid w:val="005F669C"/>
    <w:rsid w:val="00600653"/>
    <w:rsid w:val="0060544B"/>
    <w:rsid w:val="00606033"/>
    <w:rsid w:val="00613633"/>
    <w:rsid w:val="00615675"/>
    <w:rsid w:val="00627F44"/>
    <w:rsid w:val="00630110"/>
    <w:rsid w:val="00643B51"/>
    <w:rsid w:val="00644AAA"/>
    <w:rsid w:val="0064787E"/>
    <w:rsid w:val="00661259"/>
    <w:rsid w:val="006661AD"/>
    <w:rsid w:val="00667D29"/>
    <w:rsid w:val="00682EAA"/>
    <w:rsid w:val="00683DCD"/>
    <w:rsid w:val="00684B9B"/>
    <w:rsid w:val="006879D6"/>
    <w:rsid w:val="006A261C"/>
    <w:rsid w:val="006A75CF"/>
    <w:rsid w:val="006A7A66"/>
    <w:rsid w:val="006C0CA8"/>
    <w:rsid w:val="006D2406"/>
    <w:rsid w:val="006D6BDB"/>
    <w:rsid w:val="006D6DCD"/>
    <w:rsid w:val="006E1522"/>
    <w:rsid w:val="00705A8C"/>
    <w:rsid w:val="007063A9"/>
    <w:rsid w:val="007069A5"/>
    <w:rsid w:val="0071456F"/>
    <w:rsid w:val="007153A5"/>
    <w:rsid w:val="00723D49"/>
    <w:rsid w:val="00726D19"/>
    <w:rsid w:val="0073437C"/>
    <w:rsid w:val="00734B7A"/>
    <w:rsid w:val="007423DB"/>
    <w:rsid w:val="00744102"/>
    <w:rsid w:val="00753A1B"/>
    <w:rsid w:val="00753AB2"/>
    <w:rsid w:val="00766810"/>
    <w:rsid w:val="00777D7F"/>
    <w:rsid w:val="0079234A"/>
    <w:rsid w:val="00792561"/>
    <w:rsid w:val="00794B21"/>
    <w:rsid w:val="007B2BD5"/>
    <w:rsid w:val="007C0418"/>
    <w:rsid w:val="007C4C3D"/>
    <w:rsid w:val="007C5CD2"/>
    <w:rsid w:val="007C7385"/>
    <w:rsid w:val="007D10FA"/>
    <w:rsid w:val="007D4CEE"/>
    <w:rsid w:val="007E066D"/>
    <w:rsid w:val="007E0987"/>
    <w:rsid w:val="007E54A9"/>
    <w:rsid w:val="007E5966"/>
    <w:rsid w:val="007E756D"/>
    <w:rsid w:val="00802ED0"/>
    <w:rsid w:val="00803405"/>
    <w:rsid w:val="00805A6D"/>
    <w:rsid w:val="00812F2C"/>
    <w:rsid w:val="008135C9"/>
    <w:rsid w:val="00823AFE"/>
    <w:rsid w:val="00825A56"/>
    <w:rsid w:val="008331E0"/>
    <w:rsid w:val="00837B20"/>
    <w:rsid w:val="0084570A"/>
    <w:rsid w:val="00856674"/>
    <w:rsid w:val="0086586F"/>
    <w:rsid w:val="00865879"/>
    <w:rsid w:val="008701BB"/>
    <w:rsid w:val="00874453"/>
    <w:rsid w:val="00875A90"/>
    <w:rsid w:val="00877446"/>
    <w:rsid w:val="008808EC"/>
    <w:rsid w:val="0088151A"/>
    <w:rsid w:val="00887150"/>
    <w:rsid w:val="008948BC"/>
    <w:rsid w:val="00895744"/>
    <w:rsid w:val="00896865"/>
    <w:rsid w:val="008A2197"/>
    <w:rsid w:val="008A264C"/>
    <w:rsid w:val="008A288E"/>
    <w:rsid w:val="008A4313"/>
    <w:rsid w:val="008A51CB"/>
    <w:rsid w:val="008B73A0"/>
    <w:rsid w:val="008B77EC"/>
    <w:rsid w:val="008E5C39"/>
    <w:rsid w:val="008E5D20"/>
    <w:rsid w:val="008E66D7"/>
    <w:rsid w:val="008F52F2"/>
    <w:rsid w:val="008F68D1"/>
    <w:rsid w:val="00914FFC"/>
    <w:rsid w:val="00920C1E"/>
    <w:rsid w:val="0092359B"/>
    <w:rsid w:val="00930604"/>
    <w:rsid w:val="0093321A"/>
    <w:rsid w:val="009363DB"/>
    <w:rsid w:val="00936E4B"/>
    <w:rsid w:val="0093790F"/>
    <w:rsid w:val="00942DD6"/>
    <w:rsid w:val="00942F50"/>
    <w:rsid w:val="009500E7"/>
    <w:rsid w:val="009502F9"/>
    <w:rsid w:val="009506A8"/>
    <w:rsid w:val="00951B67"/>
    <w:rsid w:val="00952B2F"/>
    <w:rsid w:val="0095367D"/>
    <w:rsid w:val="009606D7"/>
    <w:rsid w:val="00962DF1"/>
    <w:rsid w:val="00963EF2"/>
    <w:rsid w:val="009644D7"/>
    <w:rsid w:val="009714BE"/>
    <w:rsid w:val="0097175A"/>
    <w:rsid w:val="00971906"/>
    <w:rsid w:val="00972397"/>
    <w:rsid w:val="0097295A"/>
    <w:rsid w:val="0097308B"/>
    <w:rsid w:val="00977057"/>
    <w:rsid w:val="009824A2"/>
    <w:rsid w:val="00985A2B"/>
    <w:rsid w:val="00992B17"/>
    <w:rsid w:val="00995D4B"/>
    <w:rsid w:val="00997034"/>
    <w:rsid w:val="00997DCF"/>
    <w:rsid w:val="009A6BAE"/>
    <w:rsid w:val="009B3BD6"/>
    <w:rsid w:val="009B432A"/>
    <w:rsid w:val="009B4576"/>
    <w:rsid w:val="009B7923"/>
    <w:rsid w:val="009C39E4"/>
    <w:rsid w:val="009C5AF7"/>
    <w:rsid w:val="009C6056"/>
    <w:rsid w:val="009C65B3"/>
    <w:rsid w:val="009D05B8"/>
    <w:rsid w:val="009D0D14"/>
    <w:rsid w:val="009E5085"/>
    <w:rsid w:val="009E7B62"/>
    <w:rsid w:val="009F171E"/>
    <w:rsid w:val="009F5279"/>
    <w:rsid w:val="00A01C5A"/>
    <w:rsid w:val="00A04224"/>
    <w:rsid w:val="00A05B09"/>
    <w:rsid w:val="00A05BFA"/>
    <w:rsid w:val="00A14378"/>
    <w:rsid w:val="00A14A86"/>
    <w:rsid w:val="00A17AE3"/>
    <w:rsid w:val="00A21FBF"/>
    <w:rsid w:val="00A307E8"/>
    <w:rsid w:val="00A35391"/>
    <w:rsid w:val="00A41B58"/>
    <w:rsid w:val="00A42174"/>
    <w:rsid w:val="00A44CB6"/>
    <w:rsid w:val="00A4747B"/>
    <w:rsid w:val="00A579EC"/>
    <w:rsid w:val="00A60AEB"/>
    <w:rsid w:val="00A63926"/>
    <w:rsid w:val="00A70268"/>
    <w:rsid w:val="00A711BA"/>
    <w:rsid w:val="00A82928"/>
    <w:rsid w:val="00A82D4B"/>
    <w:rsid w:val="00A83500"/>
    <w:rsid w:val="00A8470D"/>
    <w:rsid w:val="00A95CA7"/>
    <w:rsid w:val="00A96497"/>
    <w:rsid w:val="00AA6459"/>
    <w:rsid w:val="00AA6755"/>
    <w:rsid w:val="00AA6D4F"/>
    <w:rsid w:val="00AB3069"/>
    <w:rsid w:val="00AB320C"/>
    <w:rsid w:val="00AC074F"/>
    <w:rsid w:val="00AC6984"/>
    <w:rsid w:val="00AD0405"/>
    <w:rsid w:val="00AD10B6"/>
    <w:rsid w:val="00AD1EBB"/>
    <w:rsid w:val="00AE00D5"/>
    <w:rsid w:val="00AE05FF"/>
    <w:rsid w:val="00AE24CF"/>
    <w:rsid w:val="00AF3FD6"/>
    <w:rsid w:val="00B0243F"/>
    <w:rsid w:val="00B03EF8"/>
    <w:rsid w:val="00B061BD"/>
    <w:rsid w:val="00B0682E"/>
    <w:rsid w:val="00B11282"/>
    <w:rsid w:val="00B2135B"/>
    <w:rsid w:val="00B33D23"/>
    <w:rsid w:val="00B37A95"/>
    <w:rsid w:val="00B407D3"/>
    <w:rsid w:val="00B465E2"/>
    <w:rsid w:val="00B4697C"/>
    <w:rsid w:val="00B600F1"/>
    <w:rsid w:val="00B844CB"/>
    <w:rsid w:val="00B9148F"/>
    <w:rsid w:val="00B95271"/>
    <w:rsid w:val="00B96CF8"/>
    <w:rsid w:val="00BA252C"/>
    <w:rsid w:val="00BB6263"/>
    <w:rsid w:val="00BB7523"/>
    <w:rsid w:val="00BC7E90"/>
    <w:rsid w:val="00BD0438"/>
    <w:rsid w:val="00BD3DF6"/>
    <w:rsid w:val="00BD51B4"/>
    <w:rsid w:val="00BD7C1C"/>
    <w:rsid w:val="00BE060F"/>
    <w:rsid w:val="00BF01DA"/>
    <w:rsid w:val="00BF56A8"/>
    <w:rsid w:val="00C01AAE"/>
    <w:rsid w:val="00C057F2"/>
    <w:rsid w:val="00C2374B"/>
    <w:rsid w:val="00C33A3F"/>
    <w:rsid w:val="00C34960"/>
    <w:rsid w:val="00C35FAB"/>
    <w:rsid w:val="00C47EE3"/>
    <w:rsid w:val="00C5095F"/>
    <w:rsid w:val="00C60899"/>
    <w:rsid w:val="00C609EE"/>
    <w:rsid w:val="00C92724"/>
    <w:rsid w:val="00C97625"/>
    <w:rsid w:val="00CB2DA7"/>
    <w:rsid w:val="00CB5668"/>
    <w:rsid w:val="00CC0829"/>
    <w:rsid w:val="00CD0AF1"/>
    <w:rsid w:val="00CD1200"/>
    <w:rsid w:val="00CE09F2"/>
    <w:rsid w:val="00CE14B9"/>
    <w:rsid w:val="00CE3A1E"/>
    <w:rsid w:val="00CE4808"/>
    <w:rsid w:val="00CE525B"/>
    <w:rsid w:val="00CE75CD"/>
    <w:rsid w:val="00CF2248"/>
    <w:rsid w:val="00CF4146"/>
    <w:rsid w:val="00D0391F"/>
    <w:rsid w:val="00D03A0E"/>
    <w:rsid w:val="00D05A49"/>
    <w:rsid w:val="00D13CD8"/>
    <w:rsid w:val="00D13DBB"/>
    <w:rsid w:val="00D24466"/>
    <w:rsid w:val="00D2574D"/>
    <w:rsid w:val="00D325F2"/>
    <w:rsid w:val="00D34B64"/>
    <w:rsid w:val="00D364C8"/>
    <w:rsid w:val="00D40F73"/>
    <w:rsid w:val="00D43418"/>
    <w:rsid w:val="00D43AE2"/>
    <w:rsid w:val="00D54B0B"/>
    <w:rsid w:val="00D66652"/>
    <w:rsid w:val="00D67D9F"/>
    <w:rsid w:val="00D71253"/>
    <w:rsid w:val="00D739D1"/>
    <w:rsid w:val="00D7423F"/>
    <w:rsid w:val="00D75F3F"/>
    <w:rsid w:val="00D7635B"/>
    <w:rsid w:val="00D82A45"/>
    <w:rsid w:val="00D90087"/>
    <w:rsid w:val="00D90709"/>
    <w:rsid w:val="00D947B8"/>
    <w:rsid w:val="00D952F7"/>
    <w:rsid w:val="00DA0163"/>
    <w:rsid w:val="00DB0400"/>
    <w:rsid w:val="00DB156A"/>
    <w:rsid w:val="00DB45A0"/>
    <w:rsid w:val="00DC054D"/>
    <w:rsid w:val="00DC1618"/>
    <w:rsid w:val="00DE3307"/>
    <w:rsid w:val="00DF0636"/>
    <w:rsid w:val="00DF2235"/>
    <w:rsid w:val="00DF7B2D"/>
    <w:rsid w:val="00E03911"/>
    <w:rsid w:val="00E05FC5"/>
    <w:rsid w:val="00E06D47"/>
    <w:rsid w:val="00E074CD"/>
    <w:rsid w:val="00E1278E"/>
    <w:rsid w:val="00E127F0"/>
    <w:rsid w:val="00E14909"/>
    <w:rsid w:val="00E257C0"/>
    <w:rsid w:val="00E3394D"/>
    <w:rsid w:val="00E425C8"/>
    <w:rsid w:val="00E464EF"/>
    <w:rsid w:val="00E6538D"/>
    <w:rsid w:val="00E6729D"/>
    <w:rsid w:val="00E739F5"/>
    <w:rsid w:val="00E7457D"/>
    <w:rsid w:val="00E85AED"/>
    <w:rsid w:val="00E955DB"/>
    <w:rsid w:val="00E9626B"/>
    <w:rsid w:val="00E979E9"/>
    <w:rsid w:val="00EA1577"/>
    <w:rsid w:val="00EA5064"/>
    <w:rsid w:val="00EA6B9B"/>
    <w:rsid w:val="00EB27E3"/>
    <w:rsid w:val="00EB4B17"/>
    <w:rsid w:val="00EB6066"/>
    <w:rsid w:val="00EC0033"/>
    <w:rsid w:val="00EC18AC"/>
    <w:rsid w:val="00EC5C08"/>
    <w:rsid w:val="00ED2FBA"/>
    <w:rsid w:val="00ED431B"/>
    <w:rsid w:val="00ED7AEA"/>
    <w:rsid w:val="00EE045B"/>
    <w:rsid w:val="00EE20A6"/>
    <w:rsid w:val="00EE4EA7"/>
    <w:rsid w:val="00EE7853"/>
    <w:rsid w:val="00EF5EF7"/>
    <w:rsid w:val="00EF699D"/>
    <w:rsid w:val="00EF74C4"/>
    <w:rsid w:val="00EF758A"/>
    <w:rsid w:val="00F11B89"/>
    <w:rsid w:val="00F14B73"/>
    <w:rsid w:val="00F24018"/>
    <w:rsid w:val="00F31E1D"/>
    <w:rsid w:val="00F3388A"/>
    <w:rsid w:val="00F467AA"/>
    <w:rsid w:val="00F54EC3"/>
    <w:rsid w:val="00F55B23"/>
    <w:rsid w:val="00F57F36"/>
    <w:rsid w:val="00F62172"/>
    <w:rsid w:val="00F76782"/>
    <w:rsid w:val="00F92D83"/>
    <w:rsid w:val="00F95496"/>
    <w:rsid w:val="00F955F6"/>
    <w:rsid w:val="00F96782"/>
    <w:rsid w:val="00FA0888"/>
    <w:rsid w:val="00FA1FAA"/>
    <w:rsid w:val="00FA3028"/>
    <w:rsid w:val="00FB435C"/>
    <w:rsid w:val="00FC54A3"/>
    <w:rsid w:val="00FD0A98"/>
    <w:rsid w:val="00FD6FE5"/>
    <w:rsid w:val="00FD7F78"/>
    <w:rsid w:val="00FE0011"/>
    <w:rsid w:val="00FF0FEC"/>
    <w:rsid w:val="00FF5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0A6A06"/>
  <w15:docId w15:val="{F29BC5FD-7F5F-423F-9025-ADA060C60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9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nhideWhenUsed="1"/>
    <w:lsdException w:name="List Bullet 5" w:semiHidden="1" w:unhideWhenUsed="1"/>
    <w:lsdException w:name="List Number 2" w:semiHidden="1" w:uiPriority="99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ja-JP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E257C0"/>
    <w:pPr>
      <w:keepNext/>
      <w:keepLines/>
      <w:numPr>
        <w:numId w:val="3"/>
      </w:numPr>
      <w:ind w:left="810" w:hanging="810"/>
      <w:outlineLvl w:val="0"/>
    </w:pPr>
    <w:rPr>
      <w:rFonts w:ascii="Arial" w:eastAsia="Times New Roman" w:hAnsi="Arial" w:cs="Arial"/>
      <w:b/>
      <w:bCs/>
      <w:szCs w:val="28"/>
      <w:lang w:eastAsia="en-US"/>
    </w:rPr>
  </w:style>
  <w:style w:type="paragraph" w:styleId="Heading2">
    <w:name w:val="heading 2"/>
    <w:basedOn w:val="Heading1"/>
    <w:next w:val="BodyText"/>
    <w:link w:val="Heading2Char"/>
    <w:autoRedefine/>
    <w:uiPriority w:val="9"/>
    <w:unhideWhenUsed/>
    <w:qFormat/>
    <w:rsid w:val="001378A7"/>
    <w:pPr>
      <w:numPr>
        <w:ilvl w:val="1"/>
      </w:numPr>
      <w:ind w:left="810" w:hanging="810"/>
      <w:outlineLvl w:val="1"/>
    </w:pPr>
    <w:rPr>
      <w:bCs w:val="0"/>
      <w:szCs w:val="26"/>
    </w:rPr>
  </w:style>
  <w:style w:type="paragraph" w:styleId="Heading3">
    <w:name w:val="heading 3"/>
    <w:basedOn w:val="Heading2"/>
    <w:next w:val="BodyText"/>
    <w:link w:val="Heading3Char"/>
    <w:autoRedefine/>
    <w:uiPriority w:val="9"/>
    <w:unhideWhenUsed/>
    <w:qFormat/>
    <w:rsid w:val="001378A7"/>
    <w:pPr>
      <w:numPr>
        <w:ilvl w:val="2"/>
      </w:numPr>
      <w:ind w:left="810" w:hanging="810"/>
      <w:outlineLvl w:val="2"/>
    </w:pPr>
    <w:rPr>
      <w:bCs/>
    </w:rPr>
  </w:style>
  <w:style w:type="paragraph" w:styleId="Heading4">
    <w:name w:val="heading 4"/>
    <w:basedOn w:val="Heading3"/>
    <w:next w:val="BodyText"/>
    <w:link w:val="Heading4Char"/>
    <w:autoRedefine/>
    <w:uiPriority w:val="9"/>
    <w:unhideWhenUsed/>
    <w:qFormat/>
    <w:rsid w:val="001378A7"/>
    <w:pPr>
      <w:numPr>
        <w:ilvl w:val="3"/>
      </w:numPr>
      <w:ind w:left="810" w:hanging="810"/>
      <w:outlineLvl w:val="3"/>
    </w:pPr>
    <w:rPr>
      <w:bCs w:val="0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1378A7"/>
    <w:pPr>
      <w:keepNext/>
      <w:keepLines/>
      <w:numPr>
        <w:ilvl w:val="4"/>
        <w:numId w:val="3"/>
      </w:numPr>
      <w:spacing w:before="200"/>
      <w:outlineLvl w:val="4"/>
    </w:pPr>
    <w:rPr>
      <w:rFonts w:ascii="Cambria" w:eastAsia="Times New Roman" w:hAnsi="Cambria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909"/>
    <w:pPr>
      <w:keepNext/>
      <w:keepLines/>
      <w:numPr>
        <w:ilvl w:val="5"/>
        <w:numId w:val="3"/>
      </w:numPr>
      <w:spacing w:before="200"/>
      <w:outlineLvl w:val="5"/>
    </w:pPr>
    <w:rPr>
      <w:rFonts w:ascii="Cambria" w:eastAsia="Times New Roman" w:hAnsi="Cambria"/>
      <w:i/>
      <w:iCs/>
      <w:color w:val="243F60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909"/>
    <w:pPr>
      <w:keepNext/>
      <w:keepLines/>
      <w:numPr>
        <w:ilvl w:val="6"/>
        <w:numId w:val="3"/>
      </w:numPr>
      <w:spacing w:before="200"/>
      <w:outlineLvl w:val="6"/>
    </w:pPr>
    <w:rPr>
      <w:rFonts w:ascii="Cambria" w:eastAsia="Times New Roman" w:hAnsi="Cambria"/>
      <w:i/>
      <w:iCs/>
      <w:color w:val="404040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909"/>
    <w:pPr>
      <w:keepNext/>
      <w:keepLines/>
      <w:numPr>
        <w:ilvl w:val="7"/>
        <w:numId w:val="3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909"/>
    <w:pPr>
      <w:keepNext/>
      <w:keepLines/>
      <w:numPr>
        <w:ilvl w:val="8"/>
        <w:numId w:val="3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11B8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11B89"/>
    <w:pPr>
      <w:tabs>
        <w:tab w:val="center" w:pos="4320"/>
        <w:tab w:val="right" w:pos="8640"/>
      </w:tabs>
    </w:pPr>
  </w:style>
  <w:style w:type="character" w:customStyle="1" w:styleId="Heading1Char">
    <w:name w:val="Heading 1 Char"/>
    <w:link w:val="Heading1"/>
    <w:uiPriority w:val="9"/>
    <w:rsid w:val="00E257C0"/>
    <w:rPr>
      <w:rFonts w:ascii="Arial" w:eastAsia="Times New Roman" w:hAnsi="Arial" w:cs="Arial"/>
      <w:b/>
      <w:bCs/>
      <w:sz w:val="24"/>
      <w:szCs w:val="28"/>
    </w:rPr>
  </w:style>
  <w:style w:type="character" w:customStyle="1" w:styleId="Heading2Char">
    <w:name w:val="Heading 2 Char"/>
    <w:link w:val="Heading2"/>
    <w:uiPriority w:val="9"/>
    <w:rsid w:val="001378A7"/>
    <w:rPr>
      <w:rFonts w:eastAsia="Times New Roman"/>
      <w:b/>
      <w:sz w:val="24"/>
      <w:szCs w:val="26"/>
    </w:rPr>
  </w:style>
  <w:style w:type="character" w:customStyle="1" w:styleId="Heading3Char">
    <w:name w:val="Heading 3 Char"/>
    <w:link w:val="Heading3"/>
    <w:uiPriority w:val="9"/>
    <w:rsid w:val="001378A7"/>
    <w:rPr>
      <w:rFonts w:eastAsia="Times New Roman"/>
      <w:b/>
      <w:bCs/>
      <w:sz w:val="24"/>
      <w:szCs w:val="26"/>
    </w:rPr>
  </w:style>
  <w:style w:type="character" w:customStyle="1" w:styleId="Heading4Char">
    <w:name w:val="Heading 4 Char"/>
    <w:link w:val="Heading4"/>
    <w:uiPriority w:val="9"/>
    <w:rsid w:val="001378A7"/>
    <w:rPr>
      <w:rFonts w:eastAsia="Times New Roman"/>
      <w:b/>
      <w:iCs/>
      <w:sz w:val="24"/>
      <w:szCs w:val="26"/>
    </w:rPr>
  </w:style>
  <w:style w:type="character" w:customStyle="1" w:styleId="Heading5Char">
    <w:name w:val="Heading 5 Char"/>
    <w:link w:val="Heading5"/>
    <w:uiPriority w:val="9"/>
    <w:rsid w:val="001378A7"/>
    <w:rPr>
      <w:rFonts w:ascii="Cambria" w:eastAsia="Times New Roman" w:hAnsi="Cambria"/>
      <w:sz w:val="24"/>
      <w:szCs w:val="22"/>
    </w:rPr>
  </w:style>
  <w:style w:type="character" w:customStyle="1" w:styleId="Heading6Char">
    <w:name w:val="Heading 6 Char"/>
    <w:link w:val="Heading6"/>
    <w:uiPriority w:val="9"/>
    <w:semiHidden/>
    <w:rsid w:val="00E14909"/>
    <w:rPr>
      <w:rFonts w:ascii="Cambria" w:eastAsia="Times New Roman" w:hAnsi="Cambria"/>
      <w:i/>
      <w:iCs/>
      <w:color w:val="243F60"/>
      <w:sz w:val="24"/>
      <w:szCs w:val="22"/>
    </w:rPr>
  </w:style>
  <w:style w:type="character" w:customStyle="1" w:styleId="Heading7Char">
    <w:name w:val="Heading 7 Char"/>
    <w:link w:val="Heading7"/>
    <w:uiPriority w:val="9"/>
    <w:semiHidden/>
    <w:rsid w:val="00E14909"/>
    <w:rPr>
      <w:rFonts w:ascii="Cambria" w:eastAsia="Times New Roman" w:hAnsi="Cambria"/>
      <w:i/>
      <w:iCs/>
      <w:color w:val="404040"/>
      <w:sz w:val="24"/>
      <w:szCs w:val="22"/>
    </w:rPr>
  </w:style>
  <w:style w:type="character" w:customStyle="1" w:styleId="Heading8Char">
    <w:name w:val="Heading 8 Char"/>
    <w:link w:val="Heading8"/>
    <w:uiPriority w:val="9"/>
    <w:semiHidden/>
    <w:rsid w:val="00E14909"/>
    <w:rPr>
      <w:rFonts w:ascii="Cambria" w:eastAsia="Times New Roman" w:hAnsi="Cambria"/>
      <w:color w:val="404040"/>
    </w:rPr>
  </w:style>
  <w:style w:type="character" w:customStyle="1" w:styleId="Heading9Char">
    <w:name w:val="Heading 9 Char"/>
    <w:link w:val="Heading9"/>
    <w:uiPriority w:val="9"/>
    <w:semiHidden/>
    <w:rsid w:val="00E14909"/>
    <w:rPr>
      <w:rFonts w:ascii="Cambria" w:eastAsia="Times New Roman" w:hAnsi="Cambria"/>
      <w:i/>
      <w:iCs/>
      <w:color w:val="404040"/>
    </w:rPr>
  </w:style>
  <w:style w:type="table" w:styleId="TableGrid">
    <w:name w:val="Table Grid"/>
    <w:basedOn w:val="TableNormal"/>
    <w:uiPriority w:val="59"/>
    <w:rsid w:val="00E14909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E14909"/>
    <w:pPr>
      <w:spacing w:after="120"/>
    </w:pPr>
    <w:rPr>
      <w:rFonts w:eastAsia="Calibri"/>
      <w:szCs w:val="22"/>
      <w:lang w:eastAsia="en-US"/>
    </w:rPr>
  </w:style>
  <w:style w:type="character" w:customStyle="1" w:styleId="BodyTextChar">
    <w:name w:val="Body Text Char"/>
    <w:link w:val="BodyText"/>
    <w:uiPriority w:val="99"/>
    <w:rsid w:val="00E14909"/>
    <w:rPr>
      <w:rFonts w:eastAsia="Calibri"/>
      <w:sz w:val="24"/>
      <w:szCs w:val="22"/>
    </w:rPr>
  </w:style>
  <w:style w:type="paragraph" w:styleId="Caption">
    <w:name w:val="caption"/>
    <w:aliases w:val="Figure"/>
    <w:basedOn w:val="Normal"/>
    <w:next w:val="Normal"/>
    <w:uiPriority w:val="99"/>
    <w:unhideWhenUsed/>
    <w:qFormat/>
    <w:rsid w:val="00E14909"/>
    <w:pPr>
      <w:keepNext/>
      <w:spacing w:after="120"/>
      <w:jc w:val="center"/>
    </w:pPr>
    <w:rPr>
      <w:rFonts w:eastAsia="Calibri"/>
      <w:b/>
      <w:bCs/>
      <w:color w:val="4F81BD"/>
      <w:sz w:val="20"/>
      <w:szCs w:val="18"/>
      <w:lang w:eastAsia="en-US"/>
    </w:rPr>
  </w:style>
  <w:style w:type="paragraph" w:customStyle="1" w:styleId="Caption-Table">
    <w:name w:val="Caption-Table"/>
    <w:basedOn w:val="Caption"/>
    <w:qFormat/>
    <w:rsid w:val="00E14909"/>
    <w:pPr>
      <w:spacing w:after="60"/>
    </w:pPr>
  </w:style>
  <w:style w:type="paragraph" w:customStyle="1" w:styleId="Default">
    <w:name w:val="Default"/>
    <w:rsid w:val="00E14909"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  <w:style w:type="paragraph" w:styleId="ListBullet2">
    <w:name w:val="List Bullet 2"/>
    <w:basedOn w:val="Normal"/>
    <w:uiPriority w:val="99"/>
    <w:unhideWhenUsed/>
    <w:rsid w:val="00E14909"/>
    <w:pPr>
      <w:numPr>
        <w:numId w:val="4"/>
      </w:numPr>
      <w:tabs>
        <w:tab w:val="clear" w:pos="720"/>
      </w:tabs>
      <w:spacing w:after="120"/>
      <w:ind w:left="432" w:hanging="432"/>
      <w:contextualSpacing/>
    </w:pPr>
    <w:rPr>
      <w:rFonts w:eastAsia="Calibri"/>
      <w:szCs w:val="22"/>
      <w:lang w:eastAsia="en-US"/>
    </w:rPr>
  </w:style>
  <w:style w:type="paragraph" w:styleId="ListNumber2">
    <w:name w:val="List Number 2"/>
    <w:basedOn w:val="Normal"/>
    <w:uiPriority w:val="99"/>
    <w:unhideWhenUsed/>
    <w:rsid w:val="00E14909"/>
    <w:pPr>
      <w:numPr>
        <w:numId w:val="6"/>
      </w:numPr>
      <w:tabs>
        <w:tab w:val="clear" w:pos="720"/>
        <w:tab w:val="num" w:pos="360"/>
      </w:tabs>
      <w:ind w:left="0" w:firstLine="0"/>
      <w:contextualSpacing/>
    </w:pPr>
    <w:rPr>
      <w:rFonts w:eastAsia="Calibri"/>
      <w:szCs w:val="22"/>
      <w:lang w:eastAsia="en-US"/>
    </w:rPr>
  </w:style>
  <w:style w:type="paragraph" w:styleId="ListBullet3">
    <w:name w:val="List Bullet 3"/>
    <w:basedOn w:val="Normal"/>
    <w:uiPriority w:val="99"/>
    <w:unhideWhenUsed/>
    <w:rsid w:val="00E14909"/>
    <w:pPr>
      <w:numPr>
        <w:numId w:val="5"/>
      </w:numPr>
      <w:spacing w:after="120"/>
      <w:contextualSpacing/>
    </w:pPr>
    <w:rPr>
      <w:rFonts w:eastAsia="Calibri"/>
      <w:szCs w:val="22"/>
      <w:lang w:eastAsia="en-US"/>
    </w:rPr>
  </w:style>
  <w:style w:type="paragraph" w:customStyle="1" w:styleId="StyleHeading3Arial">
    <w:name w:val="Style Heading 3 + Arial"/>
    <w:basedOn w:val="Heading3"/>
    <w:autoRedefine/>
    <w:rsid w:val="001378A7"/>
  </w:style>
  <w:style w:type="paragraph" w:customStyle="1" w:styleId="StyleHeading1Arial">
    <w:name w:val="Style Heading 1 + Arial"/>
    <w:basedOn w:val="Heading1"/>
    <w:autoRedefine/>
    <w:rsid w:val="00875A90"/>
    <w:pPr>
      <w:numPr>
        <w:numId w:val="0"/>
      </w:numPr>
      <w:spacing w:after="120"/>
      <w:jc w:val="both"/>
    </w:pPr>
    <w:rPr>
      <w:b w:val="0"/>
      <w:color w:val="548DD4" w:themeColor="text2" w:themeTint="99"/>
    </w:rPr>
  </w:style>
  <w:style w:type="paragraph" w:customStyle="1" w:styleId="StyleHeading2ArialCustomColorRGB78138190Before6">
    <w:name w:val="Style Heading 2 + Arial Custom Color(RGB(78138190)) Before:  6 ..."/>
    <w:basedOn w:val="Heading2"/>
    <w:autoRedefine/>
    <w:rsid w:val="001378A7"/>
    <w:pPr>
      <w:spacing w:before="120"/>
      <w:ind w:left="576" w:hanging="576"/>
    </w:pPr>
    <w:rPr>
      <w:bCs/>
      <w:szCs w:val="20"/>
    </w:rPr>
  </w:style>
  <w:style w:type="paragraph" w:customStyle="1" w:styleId="StyleCaptionFigureLatinArial">
    <w:name w:val="Style CaptionFigure + (Latin) Arial"/>
    <w:basedOn w:val="Caption"/>
    <w:autoRedefine/>
    <w:rsid w:val="00C33A3F"/>
    <w:pPr>
      <w:jc w:val="left"/>
    </w:pPr>
    <w:rPr>
      <w:rFonts w:ascii="Arial" w:hAnsi="Arial"/>
    </w:rPr>
  </w:style>
  <w:style w:type="paragraph" w:customStyle="1" w:styleId="StyleCaption-TableLatinArial">
    <w:name w:val="Style Caption-Table + (Latin) Arial"/>
    <w:basedOn w:val="Caption-Table"/>
    <w:autoRedefine/>
    <w:rsid w:val="00EB27E3"/>
    <w:pPr>
      <w:spacing w:before="120" w:after="0"/>
    </w:pPr>
    <w:rPr>
      <w:rFonts w:ascii="Arial" w:hAnsi="Arial"/>
    </w:rPr>
  </w:style>
  <w:style w:type="paragraph" w:customStyle="1" w:styleId="StyleHeading3Arial1">
    <w:name w:val="Style Heading 3 + Arial1"/>
    <w:basedOn w:val="Heading3"/>
    <w:autoRedefine/>
    <w:rsid w:val="001378A7"/>
    <w:pPr>
      <w:spacing w:after="60"/>
      <w:ind w:left="806" w:hanging="806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407D3"/>
    <w:pPr>
      <w:numPr>
        <w:numId w:val="0"/>
      </w:numPr>
      <w:spacing w:before="480" w:line="276" w:lineRule="auto"/>
      <w:outlineLvl w:val="9"/>
    </w:pPr>
    <w:rPr>
      <w:rFonts w:ascii="Cambria" w:eastAsia="MS Gothic" w:hAnsi="Cambria"/>
      <w:color w:val="365F91"/>
      <w:sz w:val="28"/>
      <w:lang w:eastAsia="ja-JP"/>
    </w:rPr>
  </w:style>
  <w:style w:type="paragraph" w:styleId="TOC1">
    <w:name w:val="toc 1"/>
    <w:basedOn w:val="Normal"/>
    <w:next w:val="Normal"/>
    <w:link w:val="TOC1Char"/>
    <w:autoRedefine/>
    <w:uiPriority w:val="39"/>
    <w:rsid w:val="00B407D3"/>
    <w:pPr>
      <w:tabs>
        <w:tab w:val="right" w:leader="dot" w:pos="9350"/>
      </w:tabs>
    </w:pPr>
    <w:rPr>
      <w:noProof/>
    </w:rPr>
  </w:style>
  <w:style w:type="paragraph" w:styleId="TOC2">
    <w:name w:val="toc 2"/>
    <w:basedOn w:val="Normal"/>
    <w:next w:val="Normal"/>
    <w:autoRedefine/>
    <w:uiPriority w:val="39"/>
    <w:rsid w:val="00237BB6"/>
    <w:pPr>
      <w:tabs>
        <w:tab w:val="left" w:pos="880"/>
        <w:tab w:val="right" w:leader="dot" w:pos="9350"/>
      </w:tabs>
      <w:ind w:left="240"/>
    </w:pPr>
    <w:rPr>
      <w:rFonts w:ascii="Arial" w:hAnsi="Arial" w:cs="Arial"/>
      <w:noProof/>
    </w:rPr>
  </w:style>
  <w:style w:type="paragraph" w:styleId="TOC3">
    <w:name w:val="toc 3"/>
    <w:basedOn w:val="Normal"/>
    <w:next w:val="Normal"/>
    <w:autoRedefine/>
    <w:uiPriority w:val="39"/>
    <w:rsid w:val="00B407D3"/>
    <w:pPr>
      <w:ind w:left="480"/>
    </w:pPr>
  </w:style>
  <w:style w:type="character" w:styleId="Hyperlink">
    <w:name w:val="Hyperlink"/>
    <w:uiPriority w:val="99"/>
    <w:unhideWhenUsed/>
    <w:rsid w:val="00644AAA"/>
    <w:rPr>
      <w:b/>
      <w:color w:val="4E8ABE"/>
      <w:u w:val="single"/>
    </w:rPr>
  </w:style>
  <w:style w:type="paragraph" w:customStyle="1" w:styleId="TOC">
    <w:name w:val="TOC"/>
    <w:basedOn w:val="TOC1"/>
    <w:link w:val="TOCChar"/>
    <w:autoRedefine/>
    <w:qFormat/>
    <w:rsid w:val="00AE24CF"/>
    <w:rPr>
      <w:rFonts w:ascii="Arial" w:hAnsi="Arial" w:cs="Arial"/>
      <w:b/>
      <w:color w:val="365F91"/>
    </w:rPr>
  </w:style>
  <w:style w:type="paragraph" w:customStyle="1" w:styleId="TOCList">
    <w:name w:val="TOC List"/>
    <w:basedOn w:val="TOC1"/>
    <w:link w:val="TOCListChar"/>
    <w:autoRedefine/>
    <w:qFormat/>
    <w:rsid w:val="00644AAA"/>
    <w:pPr>
      <w:tabs>
        <w:tab w:val="left" w:pos="660"/>
      </w:tabs>
    </w:pPr>
    <w:rPr>
      <w:rFonts w:ascii="Arial" w:hAnsi="Arial" w:cs="Arial"/>
    </w:rPr>
  </w:style>
  <w:style w:type="character" w:customStyle="1" w:styleId="TOC1Char">
    <w:name w:val="TOC 1 Char"/>
    <w:link w:val="TOC1"/>
    <w:uiPriority w:val="39"/>
    <w:rsid w:val="00B407D3"/>
    <w:rPr>
      <w:noProof/>
      <w:sz w:val="24"/>
      <w:szCs w:val="24"/>
      <w:lang w:eastAsia="ja-JP"/>
    </w:rPr>
  </w:style>
  <w:style w:type="character" w:customStyle="1" w:styleId="TOCChar">
    <w:name w:val="TOC Char"/>
    <w:link w:val="TOC"/>
    <w:rsid w:val="00AE24CF"/>
    <w:rPr>
      <w:rFonts w:ascii="Arial" w:hAnsi="Arial" w:cs="Arial"/>
      <w:b/>
      <w:noProof/>
      <w:color w:val="365F9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rsid w:val="00A83500"/>
    <w:rPr>
      <w:rFonts w:ascii="Tahoma" w:hAnsi="Tahoma" w:cs="Tahoma"/>
      <w:sz w:val="16"/>
      <w:szCs w:val="16"/>
    </w:rPr>
  </w:style>
  <w:style w:type="character" w:customStyle="1" w:styleId="TOCListChar">
    <w:name w:val="TOC List Char"/>
    <w:link w:val="TOCList"/>
    <w:rsid w:val="00644AAA"/>
    <w:rPr>
      <w:rFonts w:ascii="Arial" w:hAnsi="Arial" w:cs="Arial"/>
      <w:noProof/>
      <w:sz w:val="24"/>
      <w:szCs w:val="24"/>
      <w:lang w:eastAsia="ja-JP"/>
    </w:rPr>
  </w:style>
  <w:style w:type="character" w:customStyle="1" w:styleId="BalloonTextChar">
    <w:name w:val="Balloon Text Char"/>
    <w:basedOn w:val="DefaultParagraphFont"/>
    <w:link w:val="BalloonText"/>
    <w:rsid w:val="00A83500"/>
    <w:rPr>
      <w:rFonts w:ascii="Tahoma" w:hAnsi="Tahoma" w:cs="Tahoma"/>
      <w:sz w:val="16"/>
      <w:szCs w:val="16"/>
      <w:lang w:eastAsia="ja-JP"/>
    </w:rPr>
  </w:style>
  <w:style w:type="paragraph" w:customStyle="1" w:styleId="StyleHeading3ArialBefore6pt">
    <w:name w:val="Style Heading 3 + Arial Before:  6 pt"/>
    <w:basedOn w:val="Heading3"/>
    <w:autoRedefine/>
    <w:rsid w:val="001378A7"/>
    <w:pPr>
      <w:spacing w:before="120"/>
    </w:pPr>
    <w:rPr>
      <w:szCs w:val="20"/>
    </w:rPr>
  </w:style>
  <w:style w:type="paragraph" w:customStyle="1" w:styleId="StyleHeading4Arial">
    <w:name w:val="Style Heading 4 + Arial"/>
    <w:basedOn w:val="Heading4"/>
    <w:autoRedefine/>
    <w:rsid w:val="001378A7"/>
    <w:rPr>
      <w:bCs/>
      <w:iCs w:val="0"/>
    </w:rPr>
  </w:style>
  <w:style w:type="paragraph" w:customStyle="1" w:styleId="AOEGBodyText">
    <w:name w:val="A OEG Body Text"/>
    <w:basedOn w:val="BodyText"/>
    <w:link w:val="AOEGBodyTextChar"/>
    <w:autoRedefine/>
    <w:qFormat/>
    <w:rsid w:val="00CB5668"/>
    <w:pPr>
      <w:spacing w:after="140" w:line="288" w:lineRule="auto"/>
    </w:pPr>
    <w:rPr>
      <w:rFonts w:asciiTheme="minorHAnsi" w:eastAsia="Arial" w:hAnsiTheme="minorHAnsi" w:cs="Arial"/>
      <w:color w:val="000000"/>
      <w:szCs w:val="24"/>
      <w:lang w:eastAsia="zh-CN" w:bidi="hi-IN"/>
    </w:rPr>
  </w:style>
  <w:style w:type="character" w:customStyle="1" w:styleId="AOEGBodyTextChar">
    <w:name w:val="A OEG Body Text Char"/>
    <w:basedOn w:val="BodyTextChar"/>
    <w:link w:val="AOEGBodyText"/>
    <w:rsid w:val="00CB5668"/>
    <w:rPr>
      <w:rFonts w:asciiTheme="minorHAnsi" w:eastAsia="Arial" w:hAnsiTheme="minorHAnsi" w:cs="Arial"/>
      <w:color w:val="000000"/>
      <w:sz w:val="24"/>
      <w:szCs w:val="24"/>
      <w:lang w:eastAsia="zh-CN" w:bidi="hi-IN"/>
    </w:rPr>
  </w:style>
  <w:style w:type="character" w:styleId="CommentReference">
    <w:name w:val="annotation reference"/>
    <w:basedOn w:val="DefaultParagraphFont"/>
    <w:semiHidden/>
    <w:unhideWhenUsed/>
    <w:rsid w:val="002114A1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114A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114A1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114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114A1"/>
    <w:rPr>
      <w:b/>
      <w:bCs/>
      <w:lang w:eastAsia="ja-JP"/>
    </w:rPr>
  </w:style>
  <w:style w:type="paragraph" w:customStyle="1" w:styleId="Standard">
    <w:name w:val="Standard"/>
    <w:rsid w:val="00553981"/>
    <w:pPr>
      <w:suppressAutoHyphens/>
      <w:autoSpaceDN w:val="0"/>
      <w:spacing w:line="276" w:lineRule="auto"/>
      <w:textAlignment w:val="baseline"/>
    </w:pPr>
    <w:rPr>
      <w:rFonts w:ascii="Arial" w:eastAsia="Arial" w:hAnsi="Arial" w:cs="Arial"/>
      <w:color w:val="000000"/>
      <w:kern w:val="3"/>
      <w:sz w:val="22"/>
      <w:szCs w:val="22"/>
      <w:lang w:val="en" w:eastAsia="zh-CN" w:bidi="hi-IN"/>
    </w:rPr>
  </w:style>
  <w:style w:type="paragraph" w:styleId="ListParagraph">
    <w:name w:val="List Paragraph"/>
    <w:basedOn w:val="Normal"/>
    <w:qFormat/>
    <w:rsid w:val="00156F35"/>
    <w:pPr>
      <w:ind w:left="720"/>
      <w:contextualSpacing/>
    </w:pPr>
  </w:style>
  <w:style w:type="table" w:styleId="LightShading-Accent1">
    <w:name w:val="Light Shading Accent 1"/>
    <w:basedOn w:val="TableNormal"/>
    <w:uiPriority w:val="60"/>
    <w:rsid w:val="00A42174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1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6171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55640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097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7111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6627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00729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9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7797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6957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925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371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5154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312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0762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package" Target="embeddings/Microsoft_Visio_Drawing.vsdx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ABF8D1AF30B5F44A8D840E4C4BF54AE5" ma:contentTypeVersion="" ma:contentTypeDescription="Create a new document." ma:contentTypeScope="" ma:versionID="85e6bd91ad5110c5c8a0bf1371fc7360">
  <xsd:schema xmlns:xsd="http://www.w3.org/2001/XMLSchema" xmlns:xs="http://www.w3.org/2001/XMLSchema" xmlns:p="http://schemas.microsoft.com/office/2006/metadata/properties" xmlns:ns2="http://schemas.microsoft.com/sharepoint/v4" targetNamespace="http://schemas.microsoft.com/office/2006/metadata/properties" ma:root="true" ma:fieldsID="52f561ff5ccf86bf5cb3c42d3c6c4328" ns2:_=""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330A38-0A72-45D9-A39C-BDEF3E87BC70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</ds:schemaRefs>
</ds:datastoreItem>
</file>

<file path=customXml/itemProps2.xml><?xml version="1.0" encoding="utf-8"?>
<ds:datastoreItem xmlns:ds="http://schemas.openxmlformats.org/officeDocument/2006/customXml" ds:itemID="{A93433A8-FA54-49A7-85F8-9849B67CC0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1E04A69-58B9-4E16-8D68-E7E261D8DB4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320A8EB-96F4-4BC3-8C88-114AE5395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944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page description goes here</vt:lpstr>
    </vt:vector>
  </TitlesOfParts>
  <Company>LGS Innovations, LLC.</Company>
  <LinksUpToDate>false</LinksUpToDate>
  <CharactersWithSpaces>6319</CharactersWithSpaces>
  <SharedDoc>false</SharedDoc>
  <HLinks>
    <vt:vector size="72" baseType="variant">
      <vt:variant>
        <vt:i4>1310771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_Toc472013471</vt:lpwstr>
      </vt:variant>
      <vt:variant>
        <vt:i4>1310771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_Toc472013470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_Toc472013469</vt:lpwstr>
      </vt:variant>
      <vt:variant>
        <vt:i4>1376307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_Toc472013468</vt:lpwstr>
      </vt:variant>
      <vt:variant>
        <vt:i4>1376307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_Toc472013467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_Toc472013466</vt:lpwstr>
      </vt:variant>
      <vt:variant>
        <vt:i4>1376307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_Toc472013465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_Toc472013464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_Toc472013463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_Toc472013462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_Toc472013461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_Toc472013460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page description goes here</dc:title>
  <dc:creator>suhoffma</dc:creator>
  <cp:lastModifiedBy>Ganteaume, Oscar [Axios]</cp:lastModifiedBy>
  <cp:revision>2</cp:revision>
  <cp:lastPrinted>2018-05-15T19:44:00Z</cp:lastPrinted>
  <dcterms:created xsi:type="dcterms:W3CDTF">2018-06-18T09:22:00Z</dcterms:created>
  <dcterms:modified xsi:type="dcterms:W3CDTF">2018-06-18T09:22:00Z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ingExpirationDate">
    <vt:lpwstr/>
  </property>
  <property fmtid="{D5CDD505-2E9C-101B-9397-08002B2CF9AE}" pid="3" name="PublishingStartDate">
    <vt:lpwstr/>
  </property>
</Properties>
</file>